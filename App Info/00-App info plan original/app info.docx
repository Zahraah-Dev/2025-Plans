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g7gvaav4x3bl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علامة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0"/>
        <w:rPr>
          <w:b w:val="1"/>
          <w:sz w:val="28"/>
          <w:szCs w:val="28"/>
        </w:rPr>
      </w:pPr>
      <w:bookmarkStart w:colFirst="0" w:colLast="0" w:name="_n8lzqjtgoqgl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commentRangeStart w:id="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) </w:t>
      </w:r>
      <w:r w:rsidDel="00000000" w:rsidR="00000000" w:rsidRPr="00000000">
        <w:rPr>
          <w:b w:val="1"/>
          <w:sz w:val="28"/>
          <w:szCs w:val="28"/>
          <w:rtl w:val="1"/>
        </w:rPr>
        <w:t xml:space="preserve">تقسيم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طبقات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نظيف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0"/>
        </w:rPr>
        <w:t xml:space="preserve">Clean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Layers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spacing w:after="240" w:before="240" w:lineRule="auto"/>
        <w:ind w:left="-850.3937007874009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القاعدة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Presentation</w:t>
      </w:r>
      <w:r w:rsidDel="00000000" w:rsidR="00000000" w:rsidRPr="00000000">
        <w:rPr>
          <w:sz w:val="24"/>
          <w:szCs w:val="24"/>
          <w:rtl w:val="0"/>
        </w:rPr>
        <w:t xml:space="preserve"> (UI),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Application</w:t>
      </w:r>
      <w:r w:rsidDel="00000000" w:rsidR="00000000" w:rsidRPr="00000000">
        <w:rPr>
          <w:sz w:val="24"/>
          <w:szCs w:val="24"/>
          <w:rtl w:val="0"/>
        </w:rPr>
        <w:t xml:space="preserve"> (State/Use-cases), </w:t>
      </w:r>
      <w:r w:rsidDel="00000000" w:rsidR="00000000" w:rsidRPr="00000000">
        <w:rPr>
          <w:b w:val="1"/>
          <w:sz w:val="24"/>
          <w:szCs w:val="24"/>
          <w:rtl w:val="0"/>
        </w:rPr>
        <w:t xml:space="preserve">Domain</w:t>
      </w:r>
      <w:r w:rsidDel="00000000" w:rsidR="00000000" w:rsidRPr="00000000">
        <w:rPr>
          <w:sz w:val="24"/>
          <w:szCs w:val="24"/>
          <w:rtl w:val="0"/>
        </w:rPr>
        <w:t xml:space="preserve"> (Entities),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</w:t>
      </w:r>
      <w:r w:rsidDel="00000000" w:rsidR="00000000" w:rsidRPr="00000000">
        <w:rPr>
          <w:sz w:val="24"/>
          <w:szCs w:val="24"/>
          <w:rtl w:val="0"/>
        </w:rPr>
        <w:t xml:space="preserve"> (Repos &amp; Sources).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الفائدة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سهولة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الاختبار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تقليل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الترابط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تبديل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المصادر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التصميم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تكسير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السريع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04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/lib</w:t>
      </w:r>
    </w:p>
    <w:p w:rsidR="00000000" w:rsidDel="00000000" w:rsidP="00000000" w:rsidRDefault="00000000" w:rsidRPr="00000000" w14:paraId="00000005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/features</w:t>
      </w:r>
    </w:p>
    <w:p w:rsidR="00000000" w:rsidDel="00000000" w:rsidP="00000000" w:rsidRDefault="00000000" w:rsidRPr="00000000" w14:paraId="00000006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/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catalog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UI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controllers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repo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models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لهذه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الميزة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فقط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7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/cart/</w:t>
      </w:r>
    </w:p>
    <w:p w:rsidR="00000000" w:rsidDel="00000000" w:rsidP="00000000" w:rsidRDefault="00000000" w:rsidRPr="00000000" w14:paraId="00000008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/checkout/</w:t>
      </w:r>
    </w:p>
    <w:p w:rsidR="00000000" w:rsidDel="00000000" w:rsidP="00000000" w:rsidRDefault="00000000" w:rsidRPr="00000000" w14:paraId="00000009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/core</w:t>
      </w:r>
    </w:p>
    <w:p w:rsidR="00000000" w:rsidDel="00000000" w:rsidP="00000000" w:rsidRDefault="00000000" w:rsidRPr="00000000" w14:paraId="0000000A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/domain/ (entities, value_objects)</w:t>
      </w:r>
    </w:p>
    <w:p w:rsidR="00000000" w:rsidDel="00000000" w:rsidP="00000000" w:rsidRDefault="00000000" w:rsidRPr="00000000" w14:paraId="0000000B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/data/   (http_client, local_db, cache)</w:t>
      </w:r>
    </w:p>
    <w:p w:rsidR="00000000" w:rsidDel="00000000" w:rsidP="00000000" w:rsidRDefault="00000000" w:rsidRPr="00000000" w14:paraId="0000000C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/app/    (router, theme, l10n, di, errors, result)</w:t>
      </w:r>
    </w:p>
    <w:p w:rsidR="00000000" w:rsidDel="00000000" w:rsidP="00000000" w:rsidRDefault="00000000" w:rsidRPr="00000000" w14:paraId="0000000D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0"/>
        <w:rPr>
          <w:b w:val="1"/>
          <w:sz w:val="28"/>
          <w:szCs w:val="28"/>
        </w:rPr>
      </w:pPr>
      <w:bookmarkStart w:colFirst="0" w:colLast="0" w:name="_4en9im4e8gy1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2</w:t>
      </w:r>
      <w:commentRangeStart w:id="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) </w:t>
      </w:r>
      <w:r w:rsidDel="00000000" w:rsidR="00000000" w:rsidRPr="00000000">
        <w:rPr>
          <w:b w:val="1"/>
          <w:sz w:val="28"/>
          <w:szCs w:val="28"/>
          <w:rtl w:val="1"/>
        </w:rPr>
        <w:t xml:space="preserve">إدارة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الحالة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وحقن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الاعتماديات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0"/>
        </w:rPr>
        <w:t xml:space="preserve">State</w:t>
      </w:r>
      <w:r w:rsidDel="00000000" w:rsidR="00000000" w:rsidRPr="00000000">
        <w:rPr>
          <w:b w:val="1"/>
          <w:sz w:val="28"/>
          <w:szCs w:val="28"/>
          <w:rtl w:val="0"/>
        </w:rPr>
        <w:t xml:space="preserve"> &amp; </w:t>
      </w:r>
      <w:r w:rsidDel="00000000" w:rsidR="00000000" w:rsidRPr="00000000">
        <w:rPr>
          <w:b w:val="1"/>
          <w:sz w:val="28"/>
          <w:szCs w:val="28"/>
          <w:rtl w:val="0"/>
        </w:rPr>
        <w:t xml:space="preserve">DI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after="240" w:before="240" w:lineRule="auto"/>
        <w:ind w:left="-850.3937007874009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القاعدة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استخدم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Riverpod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Bloc</w:t>
      </w:r>
      <w:r w:rsidDel="00000000" w:rsidR="00000000" w:rsidRPr="00000000">
        <w:rPr>
          <w:sz w:val="24"/>
          <w:szCs w:val="24"/>
          <w:rtl w:val="1"/>
        </w:rPr>
        <w:t xml:space="preserve">—</w:t>
      </w:r>
      <w:r w:rsidDel="00000000" w:rsidR="00000000" w:rsidRPr="00000000">
        <w:rPr>
          <w:sz w:val="24"/>
          <w:szCs w:val="24"/>
          <w:rtl w:val="1"/>
        </w:rPr>
        <w:t xml:space="preserve">اختر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واحد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وثب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ته</w:t>
      </w:r>
      <w:r w:rsidDel="00000000" w:rsidR="00000000" w:rsidRPr="00000000">
        <w:rPr>
          <w:sz w:val="24"/>
          <w:szCs w:val="24"/>
          <w:rtl w:val="1"/>
        </w:rPr>
        <w:t xml:space="preserve">) + </w:t>
      </w:r>
      <w:r w:rsidDel="00000000" w:rsidR="00000000" w:rsidRPr="00000000">
        <w:rPr>
          <w:sz w:val="24"/>
          <w:szCs w:val="24"/>
          <w:rtl w:val="0"/>
        </w:rPr>
        <w:t xml:space="preserve">DI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Providers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الفائدة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إعادة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بناء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Widgets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بذكاء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اختبارات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سهلة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وتجن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Singleton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العشوائي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0"/>
          <w:numId w:val="165"/>
        </w:numPr>
        <w:bidi w:val="1"/>
        <w:spacing w:after="0" w:afterAutospacing="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ProviderScope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main.dart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165"/>
        </w:numPr>
        <w:bidi w:val="1"/>
        <w:spacing w:after="0" w:afterAutospacing="0" w:before="0" w:beforeAutospacing="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StateNotifier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منطق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ميزة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CartController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AuthController</w:t>
      </w:r>
      <w:r w:rsidDel="00000000" w:rsidR="00000000" w:rsidRPr="00000000">
        <w:rPr>
          <w:sz w:val="24"/>
          <w:szCs w:val="24"/>
          <w:rtl w:val="1"/>
        </w:rPr>
        <w:t xml:space="preserve">…).</w:t>
      </w:r>
    </w:p>
    <w:p w:rsidR="00000000" w:rsidDel="00000000" w:rsidP="00000000" w:rsidRDefault="00000000" w:rsidRPr="00000000" w14:paraId="00000013">
      <w:pPr>
        <w:numPr>
          <w:ilvl w:val="0"/>
          <w:numId w:val="165"/>
        </w:numPr>
        <w:bidi w:val="1"/>
        <w:spacing w:after="240" w:before="0" w:beforeAutospacing="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Provider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لواجهات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Repos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Provider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لعملاء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الشبكة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التخزين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0"/>
        <w:rPr>
          <w:b w:val="1"/>
          <w:sz w:val="28"/>
          <w:szCs w:val="28"/>
        </w:rPr>
      </w:pPr>
      <w:bookmarkStart w:colFirst="0" w:colLast="0" w:name="_1rl70vj2hu28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3)</w:t>
      </w:r>
      <w:commentRangeStart w:id="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نماذج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غير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قابلة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للتغيير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0"/>
        </w:rPr>
        <w:t xml:space="preserve">Immutable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Models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after="24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القاعدة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استخدم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freezed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b w:val="1"/>
          <w:sz w:val="24"/>
          <w:szCs w:val="24"/>
          <w:rtl w:val="0"/>
        </w:rPr>
        <w:t xml:space="preserve">json_serializable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للكيانات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ونتائج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الفائدة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أقل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أمان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أكبر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مساواة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وقيم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منسوخة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copyWith</w:t>
      </w:r>
      <w:r w:rsidDel="00000000" w:rsidR="00000000" w:rsidRPr="00000000">
        <w:rPr>
          <w:sz w:val="24"/>
          <w:szCs w:val="24"/>
          <w:rtl w:val="0"/>
        </w:rPr>
        <w:t xml:space="preserve">).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@freezed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للـ</w:t>
      </w:r>
      <w:r w:rsidDel="00000000" w:rsidR="00000000" w:rsidRPr="00000000">
        <w:rPr>
          <w:sz w:val="24"/>
          <w:szCs w:val="24"/>
          <w:rtl w:val="0"/>
        </w:rPr>
        <w:t xml:space="preserve">Entities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Product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CartItem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User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) + </w:t>
      </w:r>
      <w:r w:rsidDel="00000000" w:rsidR="00000000" w:rsidRPr="00000000">
        <w:rPr>
          <w:sz w:val="24"/>
          <w:szCs w:val="24"/>
          <w:rtl w:val="1"/>
        </w:rPr>
        <w:t xml:space="preserve">توليد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fromJson/toJson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bidi w:val="1"/>
        <w:spacing w:after="24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24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spacing w:after="24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0"/>
        <w:rPr>
          <w:b w:val="1"/>
          <w:sz w:val="28"/>
          <w:szCs w:val="28"/>
        </w:rPr>
      </w:pPr>
      <w:bookmarkStart w:colFirst="0" w:colLast="0" w:name="_8drby3jy49in" w:id="4"/>
      <w:bookmarkEnd w:id="4"/>
      <w:commentRangeStart w:id="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4) </w:t>
      </w:r>
      <w:r w:rsidDel="00000000" w:rsidR="00000000" w:rsidRPr="00000000">
        <w:rPr>
          <w:b w:val="1"/>
          <w:sz w:val="28"/>
          <w:szCs w:val="28"/>
          <w:rtl w:val="1"/>
        </w:rPr>
        <w:t xml:space="preserve">طبقة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المجال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0"/>
        </w:rPr>
        <w:t xml:space="preserve">Domain</w:t>
      </w:r>
      <w:r w:rsidDel="00000000" w:rsidR="00000000" w:rsidRPr="00000000">
        <w:rPr>
          <w:b w:val="1"/>
          <w:sz w:val="28"/>
          <w:szCs w:val="28"/>
          <w:rtl w:val="1"/>
        </w:rPr>
        <w:t xml:space="preserve">) </w:t>
      </w:r>
      <w:r w:rsidDel="00000000" w:rsidR="00000000" w:rsidRPr="00000000">
        <w:rPr>
          <w:b w:val="1"/>
          <w:sz w:val="28"/>
          <w:szCs w:val="28"/>
          <w:rtl w:val="1"/>
        </w:rPr>
        <w:t xml:space="preserve">أول</w:t>
      </w:r>
      <w:r w:rsidDel="00000000" w:rsidR="00000000" w:rsidRPr="00000000">
        <w:rPr>
          <w:b w:val="1"/>
          <w:sz w:val="28"/>
          <w:szCs w:val="28"/>
          <w:rtl w:val="1"/>
        </w:rPr>
        <w:t xml:space="preserve">ً</w:t>
      </w:r>
      <w:r w:rsidDel="00000000" w:rsidR="00000000" w:rsidRPr="00000000">
        <w:rPr>
          <w:b w:val="1"/>
          <w:sz w:val="28"/>
          <w:szCs w:val="28"/>
          <w:rtl w:val="1"/>
        </w:rPr>
        <w:t xml:space="preserve">ا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after="240" w:before="240" w:lineRule="auto"/>
        <w:ind w:left="-850.3937007874009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القاعدة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ميزة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Use-cases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دوال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كلاسات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تعمل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Entities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وواجهة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Repository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الفائدة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واجهة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واضحة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للـ</w:t>
      </w:r>
      <w:r w:rsidDel="00000000" w:rsidR="00000000" w:rsidRPr="00000000">
        <w:rPr>
          <w:sz w:val="24"/>
          <w:szCs w:val="24"/>
          <w:rtl w:val="0"/>
        </w:rPr>
        <w:t xml:space="preserve">UI</w:t>
      </w:r>
      <w:r w:rsidDel="00000000" w:rsidR="00000000" w:rsidRPr="00000000">
        <w:rPr>
          <w:sz w:val="24"/>
          <w:szCs w:val="24"/>
          <w:rtl w:val="1"/>
        </w:rPr>
        <w:t xml:space="preserve">؛ </w:t>
      </w:r>
      <w:r w:rsidDel="00000000" w:rsidR="00000000" w:rsidRPr="00000000">
        <w:rPr>
          <w:sz w:val="24"/>
          <w:szCs w:val="24"/>
          <w:rtl w:val="1"/>
        </w:rPr>
        <w:t xml:space="preserve">تغي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الـ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يلمس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الواجهة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B">
      <w:pPr>
        <w:numPr>
          <w:ilvl w:val="0"/>
          <w:numId w:val="376"/>
        </w:numPr>
        <w:bidi w:val="1"/>
        <w:spacing w:after="0" w:afterAutospacing="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GetProductList()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AddToCart()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PlaceOrder()</w:t>
      </w: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001C">
      <w:pPr>
        <w:numPr>
          <w:ilvl w:val="0"/>
          <w:numId w:val="376"/>
        </w:numPr>
        <w:bidi w:val="1"/>
        <w:spacing w:after="240" w:before="0" w:beforeAutospacing="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abstract class CatalogRepo { Future&lt;Result&lt;List&lt;Product&gt;&gt;&gt; getProducts(...); }</w:t>
      </w:r>
    </w:p>
    <w:p w:rsidR="00000000" w:rsidDel="00000000" w:rsidP="00000000" w:rsidRDefault="00000000" w:rsidRPr="00000000" w14:paraId="0000001D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0"/>
        <w:rPr>
          <w:b w:val="1"/>
          <w:sz w:val="28"/>
          <w:szCs w:val="28"/>
        </w:rPr>
      </w:pPr>
      <w:bookmarkStart w:colFirst="0" w:colLast="0" w:name="_89bs1yk6zwzs" w:id="5"/>
      <w:bookmarkEnd w:id="5"/>
      <w:commentRangeStart w:id="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5) </w:t>
      </w:r>
      <w:r w:rsidDel="00000000" w:rsidR="00000000" w:rsidRPr="00000000">
        <w:rPr>
          <w:b w:val="1"/>
          <w:sz w:val="28"/>
          <w:szCs w:val="28"/>
          <w:rtl w:val="1"/>
        </w:rPr>
        <w:t xml:space="preserve">طبقة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0"/>
        </w:rPr>
        <w:t xml:space="preserve">Data</w:t>
      </w:r>
      <w:r w:rsidDel="00000000" w:rsidR="00000000" w:rsidRPr="00000000">
        <w:rPr>
          <w:b w:val="1"/>
          <w:sz w:val="28"/>
          <w:szCs w:val="28"/>
          <w:rtl w:val="1"/>
        </w:rPr>
        <w:t xml:space="preserve">) </w:t>
      </w:r>
      <w:r w:rsidDel="00000000" w:rsidR="00000000" w:rsidRPr="00000000">
        <w:rPr>
          <w:b w:val="1"/>
          <w:sz w:val="28"/>
          <w:szCs w:val="28"/>
          <w:rtl w:val="1"/>
        </w:rPr>
        <w:t xml:space="preserve">مع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Result</w:t>
      </w:r>
      <w:r w:rsidDel="00000000" w:rsidR="00000000" w:rsidRPr="00000000">
        <w:rPr>
          <w:b w:val="1"/>
          <w:sz w:val="28"/>
          <w:szCs w:val="28"/>
          <w:rtl w:val="0"/>
        </w:rPr>
        <w:t xml:space="preserve">/</w:t>
      </w:r>
      <w:r w:rsidDel="00000000" w:rsidR="00000000" w:rsidRPr="00000000">
        <w:rPr>
          <w:b w:val="1"/>
          <w:sz w:val="28"/>
          <w:szCs w:val="28"/>
          <w:rtl w:val="0"/>
        </w:rPr>
        <w:t xml:space="preserve">Failure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spacing w:after="240" w:before="240" w:lineRule="auto"/>
        <w:ind w:left="-850.3937007874009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القاعدة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ترمي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Exceptions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للأعلى</w:t>
      </w:r>
      <w:r w:rsidDel="00000000" w:rsidR="00000000" w:rsidRPr="00000000">
        <w:rPr>
          <w:sz w:val="24"/>
          <w:szCs w:val="24"/>
          <w:rtl w:val="1"/>
        </w:rPr>
        <w:t xml:space="preserve">؛ </w:t>
      </w:r>
      <w:r w:rsidDel="00000000" w:rsidR="00000000" w:rsidRPr="00000000">
        <w:rPr>
          <w:sz w:val="24"/>
          <w:szCs w:val="24"/>
          <w:rtl w:val="1"/>
        </w:rPr>
        <w:t xml:space="preserve">أرج</w:t>
      </w:r>
      <w:r w:rsidDel="00000000" w:rsidR="00000000" w:rsidRPr="00000000">
        <w:rPr>
          <w:sz w:val="24"/>
          <w:szCs w:val="24"/>
          <w:rtl w:val="1"/>
        </w:rPr>
        <w:t xml:space="preserve">ِ</w:t>
      </w:r>
      <w:r w:rsidDel="00000000" w:rsidR="00000000" w:rsidRPr="00000000">
        <w:rPr>
          <w:sz w:val="24"/>
          <w:szCs w:val="24"/>
          <w:rtl w:val="1"/>
        </w:rPr>
        <w:t xml:space="preserve">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Result&lt;Success, Failure&gt;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الفائدة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الأخطاء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UI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شبكة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سيرفر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تحقق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ذاكرة</w:t>
      </w:r>
      <w:r w:rsidDel="00000000" w:rsidR="00000000" w:rsidRPr="00000000">
        <w:rPr>
          <w:sz w:val="24"/>
          <w:szCs w:val="24"/>
          <w:rtl w:val="1"/>
        </w:rPr>
        <w:t xml:space="preserve">).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F">
      <w:pPr>
        <w:numPr>
          <w:ilvl w:val="0"/>
          <w:numId w:val="366"/>
        </w:numPr>
        <w:bidi w:val="1"/>
        <w:spacing w:after="0" w:afterAutospacing="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sealed class AppFailure { Network(); Server(msg); Cache(); Auth(); Validation(msg); }</w:t>
      </w:r>
    </w:p>
    <w:p w:rsidR="00000000" w:rsidDel="00000000" w:rsidP="00000000" w:rsidRDefault="00000000" w:rsidRPr="00000000" w14:paraId="00000020">
      <w:pPr>
        <w:numPr>
          <w:ilvl w:val="0"/>
          <w:numId w:val="366"/>
        </w:numPr>
        <w:bidi w:val="1"/>
        <w:spacing w:after="240" w:before="0" w:beforeAutospacing="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typedef Result&lt;T&gt; = Either&lt;AppFailure, T&gt;;</w:t>
      </w:r>
    </w:p>
    <w:p w:rsidR="00000000" w:rsidDel="00000000" w:rsidP="00000000" w:rsidRDefault="00000000" w:rsidRPr="00000000" w14:paraId="00000021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0"/>
        <w:rPr>
          <w:b w:val="1"/>
          <w:sz w:val="28"/>
          <w:szCs w:val="28"/>
        </w:rPr>
      </w:pPr>
      <w:bookmarkStart w:colFirst="0" w:colLast="0" w:name="_kallkye9mpm4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6) </w:t>
      </w:r>
      <w:commentRangeStart w:id="5"/>
      <w:r w:rsidDel="00000000" w:rsidR="00000000" w:rsidRPr="00000000">
        <w:rPr>
          <w:b w:val="1"/>
          <w:sz w:val="28"/>
          <w:szCs w:val="28"/>
          <w:rtl w:val="1"/>
        </w:rPr>
        <w:t xml:space="preserve">التوجيه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0"/>
        </w:rPr>
        <w:t xml:space="preserve">Routing</w:t>
      </w:r>
      <w:r w:rsidDel="00000000" w:rsidR="00000000" w:rsidRPr="00000000">
        <w:rPr>
          <w:b w:val="1"/>
          <w:sz w:val="28"/>
          <w:szCs w:val="28"/>
          <w:rtl w:val="1"/>
        </w:rPr>
        <w:t xml:space="preserve">) </w:t>
      </w:r>
      <w:r w:rsidDel="00000000" w:rsidR="00000000" w:rsidRPr="00000000">
        <w:rPr>
          <w:b w:val="1"/>
          <w:sz w:val="28"/>
          <w:szCs w:val="28"/>
          <w:rtl w:val="1"/>
        </w:rPr>
        <w:t xml:space="preserve">والوحدات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spacing w:after="240" w:before="240" w:lineRule="auto"/>
        <w:ind w:left="-850.3937007874009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القاعدة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استخدم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go_router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حراس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Guards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مبس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طة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وسم</w:t>
      </w:r>
      <w:r w:rsidDel="00000000" w:rsidR="00000000" w:rsidRPr="00000000">
        <w:rPr>
          <w:sz w:val="24"/>
          <w:szCs w:val="24"/>
          <w:rtl w:val="1"/>
        </w:rPr>
        <w:t xml:space="preserve">ِّ </w:t>
      </w:r>
      <w:r w:rsidDel="00000000" w:rsidR="00000000" w:rsidRPr="00000000">
        <w:rPr>
          <w:sz w:val="24"/>
          <w:szCs w:val="24"/>
          <w:rtl w:val="1"/>
        </w:rPr>
        <w:t xml:space="preserve">المسارات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بوضوح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الفائدة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Deep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link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بسيط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أكواد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أقل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تنق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يمكن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اختباره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0"/>
          <w:numId w:val="329"/>
        </w:numPr>
        <w:bidi w:val="1"/>
        <w:spacing w:after="0" w:afterAutospacing="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/catalog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/product/:id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/cart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/checkout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/orders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329"/>
        </w:numPr>
        <w:bidi w:val="1"/>
        <w:spacing w:after="240" w:before="0" w:beforeAutospacing="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Guard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خفيف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للتحقق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تسجيل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الدخول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/checkout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5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0"/>
        <w:rPr>
          <w:b w:val="1"/>
          <w:sz w:val="28"/>
          <w:szCs w:val="28"/>
        </w:rPr>
      </w:pPr>
      <w:bookmarkStart w:colFirst="0" w:colLast="0" w:name="_q9bw0nw6pst6" w:id="7"/>
      <w:bookmarkEnd w:id="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7) </w:t>
      </w:r>
      <w:r w:rsidDel="00000000" w:rsidR="00000000" w:rsidRPr="00000000">
        <w:rPr>
          <w:b w:val="1"/>
          <w:sz w:val="28"/>
          <w:szCs w:val="28"/>
          <w:rtl w:val="1"/>
        </w:rPr>
        <w:t xml:space="preserve">تصميم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نظام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commentRangeStart w:id="6"/>
      <w:r w:rsidDel="00000000" w:rsidR="00000000" w:rsidRPr="00000000">
        <w:rPr>
          <w:b w:val="1"/>
          <w:sz w:val="28"/>
          <w:szCs w:val="28"/>
          <w:rtl w:val="0"/>
        </w:rPr>
        <w:t xml:space="preserve">(Design System)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موح</w:t>
      </w:r>
      <w:r w:rsidDel="00000000" w:rsidR="00000000" w:rsidRPr="00000000">
        <w:rPr>
          <w:b w:val="1"/>
          <w:sz w:val="28"/>
          <w:szCs w:val="28"/>
          <w:rtl w:val="1"/>
        </w:rPr>
        <w:t xml:space="preserve">ّ</w:t>
      </w:r>
      <w:r w:rsidDel="00000000" w:rsidR="00000000" w:rsidRPr="00000000">
        <w:rPr>
          <w:b w:val="1"/>
          <w:sz w:val="28"/>
          <w:szCs w:val="28"/>
          <w:rtl w:val="1"/>
        </w:rPr>
        <w:t xml:space="preserve">د</w:t>
      </w:r>
    </w:p>
    <w:p w:rsidR="00000000" w:rsidDel="00000000" w:rsidP="00000000" w:rsidRDefault="00000000" w:rsidRPr="00000000" w14:paraId="00000026">
      <w:pPr>
        <w:bidi w:val="1"/>
        <w:spacing w:after="240" w:before="240" w:lineRule="auto"/>
        <w:ind w:left="-850.3937007874009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القاعدة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Theme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واحد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Tokens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ألوان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هوامش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زوايا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Typography</w:t>
      </w:r>
      <w:r w:rsidDel="00000000" w:rsidR="00000000" w:rsidRPr="00000000">
        <w:rPr>
          <w:sz w:val="24"/>
          <w:szCs w:val="24"/>
          <w:rtl w:val="0"/>
        </w:rPr>
        <w:t xml:space="preserve">) + </w:t>
      </w:r>
      <w:r w:rsidDel="00000000" w:rsidR="00000000" w:rsidRPr="00000000">
        <w:rPr>
          <w:sz w:val="24"/>
          <w:szCs w:val="24"/>
          <w:rtl w:val="0"/>
        </w:rPr>
        <w:t xml:space="preserve">Widgets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مشتركة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Buttons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Cards</w:t>
      </w:r>
      <w:r w:rsidDel="00000000" w:rsidR="00000000" w:rsidRPr="00000000">
        <w:rPr>
          <w:sz w:val="24"/>
          <w:szCs w:val="24"/>
          <w:rtl w:val="1"/>
        </w:rPr>
        <w:t xml:space="preserve">…).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الفائدة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ثابت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وسهل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التغيير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تقليل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التكرار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27">
      <w:pPr>
        <w:numPr>
          <w:ilvl w:val="0"/>
          <w:numId w:val="363"/>
        </w:numPr>
        <w:bidi w:val="1"/>
        <w:spacing w:after="0" w:afterAutospacing="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AppTheme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light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dark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أحجام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متدرجة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مكو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جاهزة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0"/>
          <w:numId w:val="363"/>
        </w:numPr>
        <w:bidi w:val="1"/>
        <w:spacing w:after="240" w:before="0" w:beforeAutospacing="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Spacing.xs/s/m/l/xl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Radius.s/m/l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Elevation.s/m/l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bidi w:val="1"/>
        <w:spacing w:after="240" w:before="240" w:lineRule="auto"/>
        <w:ind w:right="-607.795275590551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after="240" w:before="240" w:lineRule="auto"/>
        <w:ind w:right="-607.795275590551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0"/>
        <w:rPr>
          <w:b w:val="1"/>
          <w:sz w:val="28"/>
          <w:szCs w:val="28"/>
        </w:rPr>
      </w:pPr>
      <w:bookmarkStart w:colFirst="0" w:colLast="0" w:name="_4bs7mtqwy3mr" w:id="8"/>
      <w:bookmarkEnd w:id="8"/>
      <w:commentRangeStart w:id="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8)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التعدد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اللغوي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0"/>
        </w:rPr>
        <w:t xml:space="preserve">RTL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spacing w:after="240" w:before="240" w:lineRule="auto"/>
        <w:ind w:left="-850.3937007874009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القاعدة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فع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l10n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بملفات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.arb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وادعم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RTL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افتراضي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العربية</w:t>
      </w:r>
      <w:r w:rsidDel="00000000" w:rsidR="00000000" w:rsidRPr="00000000">
        <w:rPr>
          <w:sz w:val="24"/>
          <w:szCs w:val="24"/>
          <w:rtl w:val="1"/>
        </w:rPr>
        <w:t xml:space="preserve">).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الفائدة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نصوص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منظ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مة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سهولة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ترجمة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تجربة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عربية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سليمة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2D">
      <w:pPr>
        <w:numPr>
          <w:ilvl w:val="0"/>
          <w:numId w:val="68"/>
        </w:numPr>
        <w:bidi w:val="1"/>
        <w:spacing w:after="0" w:afterAutospacing="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flutter gen-l10n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مفاتيح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product_title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add_to_cart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68"/>
        </w:numPr>
        <w:bidi w:val="1"/>
        <w:spacing w:after="240" w:before="0" w:beforeAutospacing="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اختبر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تكبير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TextDirection.rtl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F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0"/>
        <w:rPr>
          <w:b w:val="1"/>
          <w:sz w:val="28"/>
          <w:szCs w:val="28"/>
        </w:rPr>
      </w:pPr>
      <w:bookmarkStart w:colFirst="0" w:colLast="0" w:name="_xiyigy3wjodd" w:id="9"/>
      <w:bookmarkEnd w:id="9"/>
      <w:commentRangeStart w:id="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9)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التخزين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المحلي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0"/>
        </w:rPr>
        <w:t xml:space="preserve">Cache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after="240" w:before="240" w:lineRule="auto"/>
        <w:ind w:left="-850.3937007874009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القاعدة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Cache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State</w:t>
      </w:r>
      <w:r w:rsidDel="00000000" w:rsidR="00000000" w:rsidRPr="00000000">
        <w:rPr>
          <w:rtl w:val="1"/>
        </w:rPr>
      </w:r>
      <w:r w:rsidDel="00000000" w:rsidR="00000000" w:rsidRPr="00000000">
        <w:rPr>
          <w:sz w:val="24"/>
          <w:szCs w:val="24"/>
          <w:rtl w:val="1"/>
        </w:rPr>
        <w:t xml:space="preserve">؛ </w:t>
      </w:r>
      <w:r w:rsidDel="00000000" w:rsidR="00000000" w:rsidRPr="00000000">
        <w:rPr>
          <w:sz w:val="24"/>
          <w:szCs w:val="24"/>
          <w:rtl w:val="1"/>
        </w:rPr>
        <w:t xml:space="preserve">استخدم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Hive/Drift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SharedPreferences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للخفيف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الفائدة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فتح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سريع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شبكة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أوفلاين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أساسي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1">
      <w:pPr>
        <w:numPr>
          <w:ilvl w:val="0"/>
          <w:numId w:val="140"/>
        </w:numPr>
        <w:bidi w:val="1"/>
        <w:spacing w:after="0" w:afterAutospacing="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Cache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للـ</w:t>
      </w:r>
      <w:r w:rsidDel="00000000" w:rsidR="00000000" w:rsidRPr="00000000">
        <w:rPr>
          <w:sz w:val="24"/>
          <w:szCs w:val="24"/>
          <w:rtl w:val="0"/>
        </w:rPr>
        <w:t xml:space="preserve">catalog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لمدة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دقائق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وسلة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محلي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دائمة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140"/>
        </w:numPr>
        <w:bidi w:val="1"/>
        <w:spacing w:after="240" w:before="0" w:beforeAutospacing="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سياسة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Stale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Revalidate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اعرض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القديم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بصمت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33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0"/>
        <w:rPr>
          <w:b w:val="1"/>
          <w:sz w:val="28"/>
          <w:szCs w:val="28"/>
        </w:rPr>
      </w:pPr>
      <w:bookmarkStart w:colFirst="0" w:colLast="0" w:name="_lt80s43zq0u2" w:id="10"/>
      <w:bookmarkEnd w:id="10"/>
      <w:commentRangeStart w:id="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10)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الشبكة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والمرونة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spacing w:after="240" w:before="240" w:lineRule="auto"/>
        <w:ind w:left="-850.3937007874009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القاعدة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واحد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مثلا</w:t>
      </w:r>
      <w:r w:rsidDel="00000000" w:rsidR="00000000" w:rsidRPr="00000000">
        <w:rPr>
          <w:sz w:val="24"/>
          <w:szCs w:val="24"/>
          <w:rtl w:val="1"/>
        </w:rPr>
        <w:t xml:space="preserve">ً </w:t>
      </w:r>
      <w:r w:rsidDel="00000000" w:rsidR="00000000" w:rsidRPr="00000000">
        <w:rPr>
          <w:b w:val="1"/>
          <w:sz w:val="24"/>
          <w:szCs w:val="24"/>
          <w:rtl w:val="0"/>
        </w:rPr>
        <w:t xml:space="preserve">Dio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Interceptors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وإعادة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محاولة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Exponential Backoff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الفائدة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</w:t>
      </w:r>
      <w:r w:rsidDel="00000000" w:rsidR="00000000" w:rsidRPr="00000000">
        <w:rPr>
          <w:sz w:val="24"/>
          <w:szCs w:val="24"/>
          <w:rtl w:val="1"/>
        </w:rPr>
        <w:t xml:space="preserve">ِ</w:t>
      </w:r>
      <w:r w:rsidDel="00000000" w:rsidR="00000000" w:rsidRPr="00000000">
        <w:rPr>
          <w:sz w:val="24"/>
          <w:szCs w:val="24"/>
          <w:rtl w:val="1"/>
        </w:rPr>
        <w:t xml:space="preserve">وة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ضد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مشاكل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الشبكة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وشفافية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سجلات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0"/>
          <w:numId w:val="103"/>
        </w:numPr>
        <w:bidi w:val="1"/>
        <w:spacing w:after="0" w:afterAutospacing="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Timeout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توحيد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رؤوس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الطلبات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Headers</w:t>
      </w:r>
      <w:r w:rsidDel="00000000" w:rsidR="00000000" w:rsidRPr="00000000">
        <w:rPr>
          <w:sz w:val="24"/>
          <w:szCs w:val="24"/>
          <w:rtl w:val="1"/>
        </w:rPr>
        <w:t xml:space="preserve">)، </w:t>
      </w:r>
      <w:r w:rsidDel="00000000" w:rsidR="00000000" w:rsidRPr="00000000">
        <w:rPr>
          <w:sz w:val="24"/>
          <w:szCs w:val="24"/>
          <w:rtl w:val="1"/>
        </w:rPr>
        <w:t xml:space="preserve">فحص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اتصال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connectivity_plus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0"/>
          <w:numId w:val="103"/>
        </w:numPr>
        <w:bidi w:val="1"/>
        <w:spacing w:after="240" w:before="0" w:beforeAutospacing="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صف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انتظار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للطلبات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</w:t>
      </w:r>
      <w:r w:rsidDel="00000000" w:rsidR="00000000" w:rsidRPr="00000000">
        <w:rPr>
          <w:sz w:val="24"/>
          <w:szCs w:val="24"/>
          <w:rtl w:val="1"/>
        </w:rPr>
        <w:t xml:space="preserve">ِ</w:t>
      </w:r>
      <w:r w:rsidDel="00000000" w:rsidR="00000000" w:rsidRPr="00000000">
        <w:rPr>
          <w:sz w:val="24"/>
          <w:szCs w:val="24"/>
          <w:rtl w:val="1"/>
        </w:rPr>
        <w:t xml:space="preserve">جة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Queue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الشبكة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إرسال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لاحق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idempotency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key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37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0"/>
        <w:rPr>
          <w:b w:val="1"/>
          <w:sz w:val="28"/>
          <w:szCs w:val="28"/>
        </w:rPr>
      </w:pPr>
      <w:bookmarkStart w:colFirst="0" w:colLast="0" w:name="_gmuhikfg9qxt" w:id="11"/>
      <w:bookmarkEnd w:id="11"/>
      <w:r w:rsidDel="00000000" w:rsidR="00000000" w:rsidRPr="00000000">
        <w:rPr>
          <w:b w:val="1"/>
          <w:sz w:val="28"/>
          <w:szCs w:val="28"/>
          <w:rtl w:val="0"/>
        </w:rPr>
        <w:t xml:space="preserve">11) </w:t>
      </w:r>
      <w:commentRangeStart w:id="10"/>
      <w:r w:rsidDel="00000000" w:rsidR="00000000" w:rsidRPr="00000000">
        <w:rPr>
          <w:b w:val="1"/>
          <w:sz w:val="28"/>
          <w:szCs w:val="28"/>
          <w:rtl w:val="1"/>
        </w:rPr>
        <w:t xml:space="preserve">معالجة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الأخطاء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وتجربة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المستخدم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after="240" w:before="240" w:lineRule="auto"/>
        <w:ind w:left="-850.3937007874009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القاعدة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شاشة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أخطاء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ودية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Snackbars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مخص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صة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Domain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الفائدة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المستخدم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للمشكلة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ضياع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9">
      <w:pPr>
        <w:numPr>
          <w:ilvl w:val="0"/>
          <w:numId w:val="170"/>
        </w:numPr>
        <w:bidi w:val="1"/>
        <w:spacing w:after="0" w:afterAutospacing="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Global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FlutterError.onError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runZonedGuarded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تسجيل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170"/>
        </w:numPr>
        <w:bidi w:val="1"/>
        <w:spacing w:after="240" w:before="0" w:beforeAutospacing="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خرائط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Network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1"/>
        </w:rPr>
        <w:t xml:space="preserve"> → “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تأكد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من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الشبكة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”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Auth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1"/>
        </w:rPr>
        <w:t xml:space="preserve"> → “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سج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ّ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ل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دخولك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”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Validation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1"/>
        </w:rPr>
        <w:t xml:space="preserve"> →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رسائل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حقول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B">
      <w:pPr>
        <w:bidi w:val="1"/>
        <w:spacing w:after="24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spacing w:after="24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spacing w:after="24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spacing w:after="24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0"/>
        <w:rPr>
          <w:b w:val="1"/>
          <w:sz w:val="28"/>
          <w:szCs w:val="28"/>
        </w:rPr>
      </w:pPr>
      <w:bookmarkStart w:colFirst="0" w:colLast="0" w:name="_b9ylqgwmvf1x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12) </w:t>
      </w:r>
      <w:commentRangeStart w:id="11"/>
      <w:r w:rsidDel="00000000" w:rsidR="00000000" w:rsidRPr="00000000">
        <w:rPr>
          <w:b w:val="1"/>
          <w:sz w:val="28"/>
          <w:szCs w:val="28"/>
          <w:rtl w:val="1"/>
        </w:rPr>
        <w:t xml:space="preserve">الأداء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after="240" w:before="240" w:lineRule="auto"/>
        <w:ind w:left="-850.3937007874009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القاعدة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استخدم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const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حيثما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أمكن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قس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Widgets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تجن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الثقيل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الـ</w:t>
      </w:r>
      <w:r w:rsidDel="00000000" w:rsidR="00000000" w:rsidRPr="00000000">
        <w:rPr>
          <w:sz w:val="24"/>
          <w:szCs w:val="24"/>
          <w:rtl w:val="0"/>
        </w:rPr>
        <w:t xml:space="preserve">UI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thread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الفائدة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سلاسة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FPS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ثابت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واستهلاك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أقل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1">
      <w:pPr>
        <w:numPr>
          <w:ilvl w:val="0"/>
          <w:numId w:val="358"/>
        </w:numPr>
        <w:bidi w:val="1"/>
        <w:spacing w:after="0" w:afterAutospacing="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قوائم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كبيرة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ListView.builder/Slivers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AutomaticKeepAlive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للمهمات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0"/>
          <w:numId w:val="358"/>
        </w:numPr>
        <w:bidi w:val="1"/>
        <w:spacing w:after="0" w:afterAutospacing="0" w:before="0" w:beforeAutospacing="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صور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cached_network_image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أحجام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مناسبة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0"/>
          <w:numId w:val="358"/>
        </w:numPr>
        <w:bidi w:val="1"/>
        <w:spacing w:after="240" w:before="0" w:beforeAutospacing="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Debounce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للبحث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Throttle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للنقرات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4">
      <w:pPr>
        <w:bidi w:val="1"/>
        <w:spacing w:after="24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0"/>
        <w:rPr>
          <w:b w:val="1"/>
          <w:sz w:val="28"/>
          <w:szCs w:val="28"/>
        </w:rPr>
      </w:pPr>
      <w:bookmarkStart w:colFirst="0" w:colLast="0" w:name="_9eepiir7b8q2" w:id="13"/>
      <w:bookmarkEnd w:id="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13) </w:t>
      </w:r>
      <w:r w:rsidDel="00000000" w:rsidR="00000000" w:rsidRPr="00000000">
        <w:rPr>
          <w:b w:val="1"/>
          <w:sz w:val="28"/>
          <w:szCs w:val="28"/>
          <w:rtl w:val="1"/>
        </w:rPr>
        <w:t xml:space="preserve">ا</w:t>
      </w:r>
      <w:commentRangeStart w:id="12"/>
      <w:r w:rsidDel="00000000" w:rsidR="00000000" w:rsidRPr="00000000">
        <w:rPr>
          <w:b w:val="1"/>
          <w:sz w:val="28"/>
          <w:szCs w:val="28"/>
          <w:rtl w:val="1"/>
        </w:rPr>
        <w:t xml:space="preserve">لتهيئة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والتكوين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0"/>
        </w:rPr>
        <w:t xml:space="preserve">Config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spacing w:after="240" w:before="240" w:lineRule="auto"/>
        <w:ind w:left="-850.3937007874009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القاعدة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flavors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dart-define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وملف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AppConfig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يحقن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ProviderScope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الفائدة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بيئات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ومفاتيح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بسهولة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لمس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الكود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0"/>
          <w:numId w:val="93"/>
        </w:numPr>
        <w:bidi w:val="1"/>
        <w:spacing w:after="24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--dart-define=ENV=prod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AppConfig(baseUrl, featureFlags, logLevel)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8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0"/>
        <w:rPr>
          <w:b w:val="1"/>
          <w:sz w:val="28"/>
          <w:szCs w:val="28"/>
        </w:rPr>
      </w:pPr>
      <w:bookmarkStart w:colFirst="0" w:colLast="0" w:name="_6rwnj39ycgfj" w:id="14"/>
      <w:bookmarkEnd w:id="14"/>
      <w:commentRangeStart w:id="13"/>
      <w:r w:rsidDel="00000000" w:rsidR="00000000" w:rsidRPr="00000000">
        <w:rPr>
          <w:b w:val="1"/>
          <w:sz w:val="28"/>
          <w:szCs w:val="28"/>
          <w:rtl w:val="0"/>
        </w:rPr>
        <w:t xml:space="preserve">14) </w:t>
      </w:r>
      <w:commentRangeStart w:id="14"/>
      <w:r w:rsidDel="00000000" w:rsidR="00000000" w:rsidRPr="00000000">
        <w:rPr>
          <w:b w:val="1"/>
          <w:sz w:val="28"/>
          <w:szCs w:val="28"/>
          <w:rtl w:val="1"/>
        </w:rPr>
        <w:t xml:space="preserve">الأمان</w:t>
      </w:r>
      <w:commentRangeEnd w:id="13"/>
      <w:r w:rsidDel="00000000" w:rsidR="00000000" w:rsidRPr="00000000">
        <w:commentReference w:id="13"/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after="240" w:before="240" w:lineRule="auto"/>
        <w:ind w:left="-850.3937007874009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القاعدة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خز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الرموز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flutter_secure_storage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تسج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حس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اسة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وفك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TLS pinning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الفائدة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حماية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جلسات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المستخدم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وتقليل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المخاطر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A">
      <w:pPr>
        <w:numPr>
          <w:ilvl w:val="0"/>
          <w:numId w:val="148"/>
        </w:numPr>
        <w:bidi w:val="1"/>
        <w:spacing w:after="0" w:afterAutospacing="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Token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Keystore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Keychain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تنظيفه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تسجيل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الخروج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B">
      <w:pPr>
        <w:numPr>
          <w:ilvl w:val="0"/>
          <w:numId w:val="148"/>
        </w:numPr>
        <w:bidi w:val="1"/>
        <w:spacing w:after="240" w:before="0" w:beforeAutospacing="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تنقيح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السجلات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تطبع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Headers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Body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الحس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اسة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4C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0"/>
        <w:rPr>
          <w:b w:val="1"/>
          <w:sz w:val="28"/>
          <w:szCs w:val="28"/>
        </w:rPr>
      </w:pPr>
      <w:bookmarkStart w:colFirst="0" w:colLast="0" w:name="_5loc9y9m7pti" w:id="15"/>
      <w:bookmarkEnd w:id="15"/>
      <w:commentRangeStart w:id="1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15)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الاختبارات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0"/>
        </w:rPr>
        <w:t xml:space="preserve">Test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Pyramid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spacing w:after="240" w:before="240" w:lineRule="auto"/>
        <w:ind w:left="-850.3937007874009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القاعدة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َ</w:t>
      </w:r>
      <w:r w:rsidDel="00000000" w:rsidR="00000000" w:rsidRPr="00000000">
        <w:rPr>
          <w:sz w:val="24"/>
          <w:szCs w:val="24"/>
          <w:rtl w:val="1"/>
        </w:rPr>
        <w:t xml:space="preserve">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اختبارات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Unit</w:t>
      </w:r>
      <w:r w:rsidDel="00000000" w:rsidR="00000000" w:rsidRPr="00000000">
        <w:rPr>
          <w:sz w:val="24"/>
          <w:szCs w:val="24"/>
          <w:rtl w:val="0"/>
        </w:rPr>
        <w:t xml:space="preserve"> (Use-cases, Repos), </w:t>
      </w:r>
      <w:r w:rsidDel="00000000" w:rsidR="00000000" w:rsidRPr="00000000">
        <w:rPr>
          <w:b w:val="1"/>
          <w:sz w:val="24"/>
          <w:szCs w:val="24"/>
          <w:rtl w:val="0"/>
        </w:rPr>
        <w:t xml:space="preserve">Widget</w:t>
      </w:r>
      <w:r w:rsidDel="00000000" w:rsidR="00000000" w:rsidRPr="00000000">
        <w:rPr>
          <w:sz w:val="24"/>
          <w:szCs w:val="24"/>
          <w:rtl w:val="0"/>
        </w:rPr>
        <w:t xml:space="preserve"> (Screens), 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Integration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رحلة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شراء</w:t>
      </w:r>
      <w:r w:rsidDel="00000000" w:rsidR="00000000" w:rsidRPr="00000000">
        <w:rPr>
          <w:sz w:val="24"/>
          <w:szCs w:val="24"/>
          <w:rtl w:val="1"/>
        </w:rPr>
        <w:t xml:space="preserve">).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الفائدة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بالتغييرات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قع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أعطال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أقل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E">
      <w:pPr>
        <w:numPr>
          <w:ilvl w:val="0"/>
          <w:numId w:val="231"/>
        </w:numPr>
        <w:bidi w:val="1"/>
        <w:spacing w:after="24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Mocktail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لواجهات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Repos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Golden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tests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للـ</w:t>
      </w:r>
      <w:r w:rsidDel="00000000" w:rsidR="00000000" w:rsidRPr="00000000">
        <w:rPr>
          <w:sz w:val="24"/>
          <w:szCs w:val="24"/>
          <w:rtl w:val="0"/>
        </w:rPr>
        <w:t xml:space="preserve">UI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الأساسية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سيناريو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Checkout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كامل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F">
      <w:pPr>
        <w:bidi w:val="1"/>
        <w:spacing w:after="24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after="24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spacing w:after="24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0"/>
        <w:rPr>
          <w:b w:val="1"/>
          <w:sz w:val="28"/>
          <w:szCs w:val="28"/>
        </w:rPr>
      </w:pPr>
      <w:bookmarkStart w:colFirst="0" w:colLast="0" w:name="_maiuxzn84mbh" w:id="16"/>
      <w:bookmarkEnd w:id="16"/>
      <w:commentRangeStart w:id="1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16)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السجل</w:t>
      </w:r>
      <w:r w:rsidDel="00000000" w:rsidR="00000000" w:rsidRPr="00000000">
        <w:rPr>
          <w:b w:val="1"/>
          <w:sz w:val="28"/>
          <w:szCs w:val="28"/>
          <w:rtl w:val="1"/>
        </w:rPr>
        <w:t xml:space="preserve">ّ</w:t>
      </w:r>
      <w:r w:rsidDel="00000000" w:rsidR="00000000" w:rsidRPr="00000000">
        <w:rPr>
          <w:b w:val="1"/>
          <w:sz w:val="28"/>
          <w:szCs w:val="28"/>
          <w:rtl w:val="1"/>
        </w:rPr>
        <w:t xml:space="preserve">ات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والمراقبة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1"/>
        </w:rPr>
        <w:t xml:space="preserve">محلي</w:t>
      </w:r>
      <w:r w:rsidDel="00000000" w:rsidR="00000000" w:rsidRPr="00000000">
        <w:rPr>
          <w:b w:val="1"/>
          <w:sz w:val="28"/>
          <w:szCs w:val="28"/>
          <w:rtl w:val="1"/>
        </w:rPr>
        <w:t xml:space="preserve">ً</w:t>
      </w:r>
      <w:r w:rsidDel="00000000" w:rsidR="00000000" w:rsidRPr="00000000">
        <w:rPr>
          <w:b w:val="1"/>
          <w:sz w:val="28"/>
          <w:szCs w:val="28"/>
          <w:rtl w:val="1"/>
        </w:rPr>
        <w:t xml:space="preserve">ا</w:t>
      </w:r>
      <w:r w:rsidDel="00000000" w:rsidR="00000000" w:rsidRPr="00000000">
        <w:rPr>
          <w:b w:val="1"/>
          <w:sz w:val="28"/>
          <w:szCs w:val="28"/>
          <w:rtl w:val="1"/>
        </w:rPr>
        <w:t xml:space="preserve">)</w:t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spacing w:after="240" w:before="240" w:lineRule="auto"/>
        <w:ind w:left="-850.3937007874009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القاعدة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Logger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مركزي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بمستويات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debug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info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warn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error</w:t>
      </w:r>
      <w:r w:rsidDel="00000000" w:rsidR="00000000" w:rsidRPr="00000000">
        <w:rPr>
          <w:sz w:val="24"/>
          <w:szCs w:val="24"/>
          <w:rtl w:val="1"/>
        </w:rPr>
        <w:t xml:space="preserve">) + </w:t>
      </w:r>
      <w:r w:rsidDel="00000000" w:rsidR="00000000" w:rsidRPr="00000000">
        <w:rPr>
          <w:sz w:val="24"/>
          <w:szCs w:val="24"/>
          <w:rtl w:val="1"/>
        </w:rPr>
        <w:t xml:space="preserve">مفاتيح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إطفاء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الفائدة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تتب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أعطالك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محلي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بسرعة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أثناء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التطوير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4">
      <w:pPr>
        <w:numPr>
          <w:ilvl w:val="0"/>
          <w:numId w:val="371"/>
        </w:numPr>
        <w:bidi w:val="1"/>
        <w:spacing w:after="24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logger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Prefix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للميزة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طباعة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مختصرة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الإنتاج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تعطيل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55">
      <w:pPr>
        <w:bidi w:val="1"/>
        <w:spacing w:after="240" w:before="240" w:lineRule="auto"/>
        <w:ind w:right="-607.795275590551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0"/>
        <w:rPr>
          <w:b w:val="1"/>
          <w:sz w:val="28"/>
          <w:szCs w:val="28"/>
        </w:rPr>
      </w:pPr>
      <w:bookmarkStart w:colFirst="0" w:colLast="0" w:name="_kcgj1vrggds" w:id="17"/>
      <w:bookmarkEnd w:id="17"/>
      <w:commentRangeStart w:id="1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17) </w:t>
      </w:r>
      <w:r w:rsidDel="00000000" w:rsidR="00000000" w:rsidRPr="00000000">
        <w:rPr>
          <w:b w:val="1"/>
          <w:sz w:val="28"/>
          <w:szCs w:val="28"/>
          <w:rtl w:val="1"/>
        </w:rPr>
        <w:t xml:space="preserve">قواعد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الترميز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والمراجعة</w:t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spacing w:after="240" w:before="240" w:lineRule="auto"/>
        <w:ind w:left="-850.3937007874009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القاعدة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lints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صارمة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flutter_lints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very_good_analysis</w:t>
      </w:r>
      <w:r w:rsidDel="00000000" w:rsidR="00000000" w:rsidRPr="00000000">
        <w:rPr>
          <w:sz w:val="24"/>
          <w:szCs w:val="24"/>
          <w:rtl w:val="0"/>
        </w:rPr>
        <w:t xml:space="preserve">) +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dart format</w:t>
      </w:r>
      <w:r w:rsidDel="00000000" w:rsidR="00000000" w:rsidRPr="00000000">
        <w:rPr>
          <w:sz w:val="24"/>
          <w:szCs w:val="24"/>
          <w:rtl w:val="0"/>
        </w:rPr>
        <w:t xml:space="preserve"> + PR template.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الفائدة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اتساق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وسهولة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المراجعة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0"/>
          <w:numId w:val="248"/>
        </w:numPr>
        <w:bidi w:val="1"/>
        <w:spacing w:after="240" w:before="240" w:lineRule="auto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بسيط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analyze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test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format --set-exit-if-changed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9">
      <w:pPr>
        <w:bidi w:val="1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bidi w:val="1"/>
        <w:spacing w:after="80" w:lineRule="auto"/>
        <w:ind w:left="-850.3937007874009" w:right="-607.7952755905511" w:firstLine="0"/>
        <w:rPr>
          <w:b w:val="1"/>
          <w:sz w:val="24"/>
          <w:szCs w:val="24"/>
        </w:rPr>
      </w:pPr>
      <w:bookmarkStart w:colFirst="0" w:colLast="0" w:name="_9bce81b366p9" w:id="18"/>
      <w:bookmarkEnd w:id="18"/>
      <w:r w:rsidDel="00000000" w:rsidR="00000000" w:rsidRPr="00000000">
        <w:rPr>
          <w:b w:val="1"/>
          <w:sz w:val="24"/>
          <w:szCs w:val="24"/>
          <w:rtl w:val="1"/>
        </w:rPr>
        <w:t xml:space="preserve">مثال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هيكل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ميزة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Feature</w:t>
      </w:r>
      <w:r w:rsidDel="00000000" w:rsidR="00000000" w:rsidRPr="00000000">
        <w:rPr>
          <w:b w:val="1"/>
          <w:sz w:val="24"/>
          <w:szCs w:val="24"/>
          <w:rtl w:val="0"/>
        </w:rPr>
        <w:t xml:space="preserve">) —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Catalog</w:t>
      </w:r>
      <w:r w:rsidDel="00000000" w:rsidR="00000000" w:rsidRPr="00000000">
        <w:rPr>
          <w:b w:val="1"/>
          <w:sz w:val="24"/>
          <w:szCs w:val="24"/>
          <w:rtl w:val="1"/>
        </w:rPr>
        <w:t xml:space="preserve">”</w:t>
      </w:r>
    </w:p>
    <w:p w:rsidR="00000000" w:rsidDel="00000000" w:rsidP="00000000" w:rsidRDefault="00000000" w:rsidRPr="00000000" w14:paraId="0000005E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/features/catalog</w:t>
      </w:r>
    </w:p>
    <w:p w:rsidR="00000000" w:rsidDel="00000000" w:rsidP="00000000" w:rsidRDefault="00000000" w:rsidRPr="00000000" w14:paraId="0000005F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/presentation</w:t>
      </w:r>
    </w:p>
    <w:p w:rsidR="00000000" w:rsidDel="00000000" w:rsidP="00000000" w:rsidRDefault="00000000" w:rsidRPr="00000000" w14:paraId="00000060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/pages/ catalog_page.dart</w:t>
      </w:r>
    </w:p>
    <w:p w:rsidR="00000000" w:rsidDel="00000000" w:rsidP="00000000" w:rsidRDefault="00000000" w:rsidRPr="00000000" w14:paraId="00000061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/widgets/ product_tile.dart</w:t>
      </w:r>
    </w:p>
    <w:p w:rsidR="00000000" w:rsidDel="00000000" w:rsidP="00000000" w:rsidRDefault="00000000" w:rsidRPr="00000000" w14:paraId="00000062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catalog_controller.dart (StateNotifier)</w:t>
      </w:r>
    </w:p>
    <w:p w:rsidR="00000000" w:rsidDel="00000000" w:rsidP="00000000" w:rsidRDefault="00000000" w:rsidRPr="00000000" w14:paraId="00000063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/domain</w:t>
      </w:r>
    </w:p>
    <w:p w:rsidR="00000000" w:rsidDel="00000000" w:rsidP="00000000" w:rsidRDefault="00000000" w:rsidRPr="00000000" w14:paraId="00000064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product.dart  (freezed)</w:t>
      </w:r>
    </w:p>
    <w:p w:rsidR="00000000" w:rsidDel="00000000" w:rsidP="00000000" w:rsidRDefault="00000000" w:rsidRPr="00000000" w14:paraId="00000065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catalog_repo.dart (abstract)</w:t>
      </w:r>
    </w:p>
    <w:p w:rsidR="00000000" w:rsidDel="00000000" w:rsidP="00000000" w:rsidRDefault="00000000" w:rsidRPr="00000000" w14:paraId="00000066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usecases/</w:t>
      </w:r>
    </w:p>
    <w:p w:rsidR="00000000" w:rsidDel="00000000" w:rsidP="00000000" w:rsidRDefault="00000000" w:rsidRPr="00000000" w14:paraId="00000067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get_product_list.dart</w:t>
      </w:r>
    </w:p>
    <w:p w:rsidR="00000000" w:rsidDel="00000000" w:rsidP="00000000" w:rsidRDefault="00000000" w:rsidRPr="00000000" w14:paraId="00000068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/data</w:t>
      </w:r>
    </w:p>
    <w:p w:rsidR="00000000" w:rsidDel="00000000" w:rsidP="00000000" w:rsidRDefault="00000000" w:rsidRPr="00000000" w14:paraId="00000069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catalog_repo_impl.dart</w:t>
      </w:r>
    </w:p>
    <w:p w:rsidR="00000000" w:rsidDel="00000000" w:rsidP="00000000" w:rsidRDefault="00000000" w:rsidRPr="00000000" w14:paraId="0000006A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catalog_remote_ds.dart</w:t>
      </w:r>
    </w:p>
    <w:p w:rsidR="00000000" w:rsidDel="00000000" w:rsidP="00000000" w:rsidRDefault="00000000" w:rsidRPr="00000000" w14:paraId="0000006B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catalog_local_ds.dart</w:t>
      </w:r>
    </w:p>
    <w:p w:rsidR="00000000" w:rsidDel="00000000" w:rsidP="00000000" w:rsidRDefault="00000000" w:rsidRPr="00000000" w14:paraId="0000006C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bidi w:val="1"/>
        <w:spacing w:after="80" w:lineRule="auto"/>
        <w:ind w:left="-850.3937007874009" w:right="-607.7952755905511" w:firstLine="0"/>
        <w:rPr>
          <w:b w:val="1"/>
          <w:sz w:val="26"/>
          <w:szCs w:val="26"/>
        </w:rPr>
      </w:pPr>
      <w:bookmarkStart w:colFirst="0" w:colLast="0" w:name="_tizcrebq04rr" w:id="19"/>
      <w:bookmarkEnd w:id="19"/>
      <w:r w:rsidDel="00000000" w:rsidR="00000000" w:rsidRPr="00000000">
        <w:rPr>
          <w:b w:val="1"/>
          <w:sz w:val="26"/>
          <w:szCs w:val="26"/>
          <w:rtl w:val="1"/>
        </w:rPr>
        <w:t xml:space="preserve">نموذج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Result</w:t>
      </w:r>
      <w:r w:rsidDel="00000000" w:rsidR="00000000" w:rsidRPr="00000000">
        <w:rPr>
          <w:b w:val="1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sz w:val="26"/>
          <w:szCs w:val="26"/>
          <w:rtl w:val="0"/>
        </w:rPr>
        <w:t xml:space="preserve">Failure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مختصر</w:t>
      </w:r>
    </w:p>
    <w:p w:rsidR="00000000" w:rsidDel="00000000" w:rsidP="00000000" w:rsidRDefault="00000000" w:rsidRPr="00000000" w14:paraId="00000070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sealed class AppFailure {</w:t>
      </w:r>
    </w:p>
    <w:p w:rsidR="00000000" w:rsidDel="00000000" w:rsidP="00000000" w:rsidRDefault="00000000" w:rsidRPr="00000000" w14:paraId="00000071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const AppFailure();</w:t>
      </w:r>
    </w:p>
    <w:p w:rsidR="00000000" w:rsidDel="00000000" w:rsidP="00000000" w:rsidRDefault="00000000" w:rsidRPr="00000000" w14:paraId="00000072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factory AppFailure.network() = NetworkFailure;</w:t>
      </w:r>
    </w:p>
    <w:p w:rsidR="00000000" w:rsidDel="00000000" w:rsidP="00000000" w:rsidRDefault="00000000" w:rsidRPr="00000000" w14:paraId="00000073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factory AppFailure.server(String msg) = ServerFailure;</w:t>
      </w:r>
    </w:p>
    <w:p w:rsidR="00000000" w:rsidDel="00000000" w:rsidP="00000000" w:rsidRDefault="00000000" w:rsidRPr="00000000" w14:paraId="00000074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factory AppFailure.cache() = CacheFailure;</w:t>
      </w:r>
    </w:p>
    <w:p w:rsidR="00000000" w:rsidDel="00000000" w:rsidP="00000000" w:rsidRDefault="00000000" w:rsidRPr="00000000" w14:paraId="00000075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factory AppFailure.auth() = AuthFailure;</w:t>
      </w:r>
    </w:p>
    <w:p w:rsidR="00000000" w:rsidDel="00000000" w:rsidP="00000000" w:rsidRDefault="00000000" w:rsidRPr="00000000" w14:paraId="00000076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factory AppFailure.validation(String msg) = ValidationFailure;</w:t>
      </w:r>
    </w:p>
    <w:p w:rsidR="00000000" w:rsidDel="00000000" w:rsidP="00000000" w:rsidRDefault="00000000" w:rsidRPr="00000000" w14:paraId="00000077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8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class Result&lt;T&gt; {</w:t>
      </w:r>
    </w:p>
    <w:p w:rsidR="00000000" w:rsidDel="00000000" w:rsidP="00000000" w:rsidRDefault="00000000" w:rsidRPr="00000000" w14:paraId="0000007A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final T? ok;</w:t>
      </w:r>
    </w:p>
    <w:p w:rsidR="00000000" w:rsidDel="00000000" w:rsidP="00000000" w:rsidRDefault="00000000" w:rsidRPr="00000000" w14:paraId="0000007B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final AppFailure? err;</w:t>
      </w:r>
    </w:p>
    <w:p w:rsidR="00000000" w:rsidDel="00000000" w:rsidP="00000000" w:rsidRDefault="00000000" w:rsidRPr="00000000" w14:paraId="0000007C">
      <w:pPr>
        <w:ind w:left="-850.3937007874009" w:right="-607.7952755905511" w:hanging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const Result.ok(this.ok) : err = null;</w:t>
      </w:r>
    </w:p>
    <w:p w:rsidR="00000000" w:rsidDel="00000000" w:rsidP="00000000" w:rsidRDefault="00000000" w:rsidRPr="00000000" w14:paraId="0000007D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const Result.err(this.err) : ok = null;</w:t>
      </w:r>
    </w:p>
    <w:p w:rsidR="00000000" w:rsidDel="00000000" w:rsidP="00000000" w:rsidRDefault="00000000" w:rsidRPr="00000000" w14:paraId="0000007E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bool get isOk =&gt; err == null;</w:t>
      </w:r>
    </w:p>
    <w:p w:rsidR="00000000" w:rsidDel="00000000" w:rsidP="00000000" w:rsidRDefault="00000000" w:rsidRPr="00000000" w14:paraId="0000007F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0">
      <w:pPr>
        <w:ind w:left="-850.3937007874009" w:right="-607.7952755905511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850.3937007874009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bidi w:val="1"/>
        <w:spacing w:after="80" w:lineRule="auto"/>
        <w:ind w:left="-708.6614173228338" w:right="-607.7952755905511" w:firstLine="283.4645669291325"/>
        <w:rPr>
          <w:b w:val="1"/>
          <w:sz w:val="26"/>
          <w:szCs w:val="26"/>
        </w:rPr>
      </w:pPr>
      <w:bookmarkStart w:colFirst="0" w:colLast="0" w:name="_vssrfr4rcku4" w:id="20"/>
      <w:bookmarkEnd w:id="20"/>
      <w:r w:rsidDel="00000000" w:rsidR="00000000" w:rsidRPr="00000000">
        <w:rPr>
          <w:b w:val="1"/>
          <w:sz w:val="26"/>
          <w:szCs w:val="26"/>
          <w:rtl w:val="1"/>
        </w:rPr>
        <w:t xml:space="preserve">قائمة</w:t>
      </w:r>
      <w:r w:rsidDel="00000000" w:rsidR="00000000" w:rsidRPr="00000000">
        <w:rPr>
          <w:b w:val="1"/>
          <w:sz w:val="26"/>
          <w:szCs w:val="26"/>
          <w:rtl w:val="1"/>
        </w:rPr>
        <w:t xml:space="preserve"> “</w:t>
      </w:r>
      <w:r w:rsidDel="00000000" w:rsidR="00000000" w:rsidRPr="00000000">
        <w:rPr>
          <w:b w:val="1"/>
          <w:sz w:val="26"/>
          <w:szCs w:val="26"/>
          <w:rtl w:val="1"/>
        </w:rPr>
        <w:t xml:space="preserve">جاهزية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الإطلاق</w:t>
      </w:r>
      <w:r w:rsidDel="00000000" w:rsidR="00000000" w:rsidRPr="00000000">
        <w:rPr>
          <w:b w:val="1"/>
          <w:sz w:val="26"/>
          <w:szCs w:val="26"/>
          <w:rtl w:val="1"/>
        </w:rPr>
        <w:t xml:space="preserve">” (</w:t>
      </w:r>
      <w:r w:rsidDel="00000000" w:rsidR="00000000" w:rsidRPr="00000000">
        <w:rPr>
          <w:b w:val="1"/>
          <w:sz w:val="26"/>
          <w:szCs w:val="26"/>
          <w:rtl w:val="1"/>
        </w:rPr>
        <w:t xml:space="preserve">داخل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التطبيق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فقط</w:t>
      </w:r>
      <w:r w:rsidDel="00000000" w:rsidR="00000000" w:rsidRPr="00000000">
        <w:rPr>
          <w:b w:val="1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83">
      <w:pPr>
        <w:numPr>
          <w:ilvl w:val="0"/>
          <w:numId w:val="22"/>
        </w:numPr>
        <w:bidi w:val="1"/>
        <w:spacing w:after="0" w:afterAutospacing="0" w:before="240" w:lineRule="auto"/>
        <w:ind w:left="-708.6614173228338" w:right="-607.7952755905511" w:firstLine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الطبقات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منفصلة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Presentation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Application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Domain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Data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84">
      <w:pPr>
        <w:numPr>
          <w:ilvl w:val="0"/>
          <w:numId w:val="22"/>
        </w:numPr>
        <w:bidi w:val="1"/>
        <w:spacing w:after="0" w:afterAutospacing="0" w:before="0" w:beforeAutospacing="0" w:lineRule="auto"/>
        <w:ind w:left="-708.6614173228338" w:right="-607.7952755905511" w:firstLine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Riverpod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Bloc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المزايا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DI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Providers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0"/>
          <w:numId w:val="22"/>
        </w:numPr>
        <w:bidi w:val="1"/>
        <w:spacing w:after="0" w:afterAutospacing="0" w:before="0" w:beforeAutospacing="0" w:lineRule="auto"/>
        <w:ind w:left="-708.6614173228338" w:right="-607.7952755905511" w:firstLine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نماذج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freezed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json_serializable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مفع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لة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6">
      <w:pPr>
        <w:numPr>
          <w:ilvl w:val="0"/>
          <w:numId w:val="22"/>
        </w:numPr>
        <w:bidi w:val="1"/>
        <w:spacing w:after="0" w:afterAutospacing="0" w:before="0" w:beforeAutospacing="0" w:lineRule="auto"/>
        <w:ind w:left="-708.6614173228338" w:right="-607.7952755905511" w:firstLine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Routing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go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router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حراس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الدخول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7">
      <w:pPr>
        <w:numPr>
          <w:ilvl w:val="0"/>
          <w:numId w:val="22"/>
        </w:numPr>
        <w:bidi w:val="1"/>
        <w:spacing w:after="0" w:afterAutospacing="0" w:before="0" w:beforeAutospacing="0" w:lineRule="auto"/>
        <w:ind w:left="-708.6614173228338" w:right="-607.7952755905511" w:firstLine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Cache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محلي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سياسة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Stale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Revalidate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8">
      <w:pPr>
        <w:numPr>
          <w:ilvl w:val="0"/>
          <w:numId w:val="22"/>
        </w:numPr>
        <w:bidi w:val="1"/>
        <w:spacing w:after="0" w:afterAutospacing="0" w:before="0" w:beforeAutospacing="0" w:lineRule="auto"/>
        <w:ind w:left="-708.6614173228338" w:right="-607.7952755905511" w:firstLine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Result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Failure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Exceptions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طافية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للـ</w:t>
      </w:r>
      <w:r w:rsidDel="00000000" w:rsidR="00000000" w:rsidRPr="00000000">
        <w:rPr>
          <w:sz w:val="24"/>
          <w:szCs w:val="24"/>
          <w:rtl w:val="0"/>
        </w:rPr>
        <w:t xml:space="preserve">UI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0"/>
          <w:numId w:val="22"/>
        </w:numPr>
        <w:bidi w:val="1"/>
        <w:spacing w:after="0" w:afterAutospacing="0" w:before="0" w:beforeAutospacing="0" w:lineRule="auto"/>
        <w:ind w:left="-708.6614173228338" w:right="-607.7952755905511" w:firstLine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شاشة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أخطاء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0"/>
        </w:rPr>
        <w:t xml:space="preserve">Snackbars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الرسائل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A">
      <w:pPr>
        <w:numPr>
          <w:ilvl w:val="0"/>
          <w:numId w:val="22"/>
        </w:numPr>
        <w:bidi w:val="1"/>
        <w:spacing w:after="0" w:afterAutospacing="0" w:before="0" w:beforeAutospacing="0" w:lineRule="auto"/>
        <w:ind w:left="-708.6614173228338" w:right="-607.7952755905511" w:firstLine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أداء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const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قوائم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مبنية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صور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خز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نة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بحث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خف</w:t>
      </w:r>
      <w:r w:rsidDel="00000000" w:rsidR="00000000" w:rsidRPr="00000000">
        <w:rPr>
          <w:sz w:val="24"/>
          <w:szCs w:val="24"/>
          <w:rtl w:val="1"/>
        </w:rPr>
        <w:t xml:space="preserve">َّ</w:t>
      </w:r>
      <w:r w:rsidDel="00000000" w:rsidR="00000000" w:rsidRPr="00000000">
        <w:rPr>
          <w:sz w:val="24"/>
          <w:szCs w:val="24"/>
          <w:rtl w:val="1"/>
        </w:rPr>
        <w:t xml:space="preserve">ض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debounce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8B">
      <w:pPr>
        <w:numPr>
          <w:ilvl w:val="0"/>
          <w:numId w:val="22"/>
        </w:numPr>
        <w:bidi w:val="1"/>
        <w:spacing w:after="0" w:afterAutospacing="0" w:before="0" w:beforeAutospacing="0" w:lineRule="auto"/>
        <w:ind w:left="-708.6614173228338" w:right="-607.7952755905511" w:firstLine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Config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flavors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dart-define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C">
      <w:pPr>
        <w:numPr>
          <w:ilvl w:val="0"/>
          <w:numId w:val="22"/>
        </w:numPr>
        <w:bidi w:val="1"/>
        <w:spacing w:after="0" w:afterAutospacing="0" w:before="0" w:beforeAutospacing="0" w:lineRule="auto"/>
        <w:ind w:left="-708.6614173228338" w:right="-607.7952755905511" w:firstLine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أمان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secure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storage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سجلات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منق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حة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D">
      <w:pPr>
        <w:numPr>
          <w:ilvl w:val="0"/>
          <w:numId w:val="22"/>
        </w:numPr>
        <w:bidi w:val="1"/>
        <w:spacing w:after="0" w:afterAutospacing="0" w:before="0" w:beforeAutospacing="0" w:lineRule="auto"/>
        <w:ind w:left="-708.6614173228338" w:right="-607.7952755905511" w:firstLine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اختبارات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Unit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Widget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Integration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لرحلة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Checkout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E">
      <w:pPr>
        <w:numPr>
          <w:ilvl w:val="0"/>
          <w:numId w:val="22"/>
        </w:numPr>
        <w:bidi w:val="1"/>
        <w:spacing w:after="240" w:before="0" w:beforeAutospacing="0" w:lineRule="auto"/>
        <w:ind w:left="-708.6614173228338" w:right="-607.7952755905511" w:firstLine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Lints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CI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تحليل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اختبارات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F">
      <w:pPr>
        <w:bidi w:val="1"/>
        <w:ind w:left="-850.3937007874009" w:right="-607.7952755905511" w:firstLine="0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kh1q5mnkjons" w:id="21"/>
      <w:bookmarkEnd w:id="2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علامة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keepNext w:val="0"/>
        <w:keepLines w:val="0"/>
        <w:bidi w:val="1"/>
        <w:spacing w:before="480" w:lineRule="auto"/>
        <w:rPr>
          <w:b w:val="1"/>
          <w:sz w:val="24"/>
          <w:szCs w:val="24"/>
        </w:rPr>
      </w:pPr>
      <w:bookmarkStart w:colFirst="0" w:colLast="0" w:name="_m2boetkrk43z" w:id="22"/>
      <w:bookmarkEnd w:id="22"/>
      <w:commentRangeStart w:id="18"/>
      <w:r w:rsidDel="00000000" w:rsidR="00000000" w:rsidRPr="00000000">
        <w:rPr>
          <w:b w:val="1"/>
          <w:sz w:val="24"/>
          <w:szCs w:val="24"/>
          <w:rtl w:val="1"/>
        </w:rPr>
        <w:t xml:space="preserve">دليل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العمل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المتكامل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لتطبيق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Flutter</w:t>
      </w:r>
      <w:commentRangeEnd w:id="18"/>
      <w:r w:rsidDel="00000000" w:rsidR="00000000" w:rsidRPr="00000000">
        <w:commentReference w:id="1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Architecture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Testing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CI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CD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إصدار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93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h8nmk7r8sxpw" w:id="23"/>
      <w:bookmarkEnd w:id="2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1) </w:t>
      </w:r>
      <w:r w:rsidDel="00000000" w:rsidR="00000000" w:rsidRPr="00000000">
        <w:rPr>
          <w:b w:val="1"/>
          <w:sz w:val="24"/>
          <w:szCs w:val="24"/>
          <w:rtl w:val="1"/>
        </w:rPr>
        <w:t xml:space="preserve">نموذج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الفروع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Git</w:t>
      </w:r>
      <w:r w:rsidDel="00000000" w:rsidR="00000000" w:rsidRPr="00000000">
        <w:rPr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والالتزام</w:t>
      </w:r>
    </w:p>
    <w:p w:rsidR="00000000" w:rsidDel="00000000" w:rsidP="00000000" w:rsidRDefault="00000000" w:rsidRPr="00000000" w14:paraId="00000094">
      <w:pPr>
        <w:numPr>
          <w:ilvl w:val="0"/>
          <w:numId w:val="306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Trunk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based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بسيط</w:t>
      </w:r>
    </w:p>
    <w:p w:rsidR="00000000" w:rsidDel="00000000" w:rsidP="00000000" w:rsidRDefault="00000000" w:rsidRPr="00000000" w14:paraId="00000095">
      <w:pPr>
        <w:numPr>
          <w:ilvl w:val="1"/>
          <w:numId w:val="306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main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محمي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تطوير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feature branches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feature/&lt;slug&gt;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إصلاحات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حرجة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hotfix/&lt;slug&gt;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6">
      <w:pPr>
        <w:numPr>
          <w:ilvl w:val="1"/>
          <w:numId w:val="306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Release tag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إصدار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vX.Y.Z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semver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build number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منصة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7">
      <w:pPr>
        <w:numPr>
          <w:ilvl w:val="0"/>
          <w:numId w:val="306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Conventional Commits</w:t>
      </w:r>
    </w:p>
    <w:p w:rsidR="00000000" w:rsidDel="00000000" w:rsidP="00000000" w:rsidRDefault="00000000" w:rsidRPr="00000000" w14:paraId="00000098">
      <w:pPr>
        <w:numPr>
          <w:ilvl w:val="1"/>
          <w:numId w:val="306"/>
        </w:numPr>
        <w:bidi w:val="1"/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feat: ...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fix: ...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refactor: ...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test: ...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chore: ...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docs: ...</w:t>
      </w:r>
    </w:p>
    <w:p w:rsidR="00000000" w:rsidDel="00000000" w:rsidP="00000000" w:rsidRDefault="00000000" w:rsidRPr="00000000" w14:paraId="00000099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Template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مختصر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  <w:br w:type="textWrapping"/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الملخص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: …</w:t>
      </w:r>
    </w:p>
    <w:p w:rsidR="00000000" w:rsidDel="00000000" w:rsidP="00000000" w:rsidRDefault="00000000" w:rsidRPr="00000000" w14:paraId="0000009A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قبل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بعد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صور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إن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لزم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): …</w:t>
      </w:r>
    </w:p>
    <w:p w:rsidR="00000000" w:rsidDel="00000000" w:rsidP="00000000" w:rsidRDefault="00000000" w:rsidRPr="00000000" w14:paraId="0000009B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تحقق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C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[ ]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ات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ّ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بعت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ُ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الهيكل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presentation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application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domain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9D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[ ]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لا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منطق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أعمال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داخل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Widgets</w:t>
      </w:r>
    </w:p>
    <w:p w:rsidR="00000000" w:rsidDel="00000000" w:rsidP="00000000" w:rsidRDefault="00000000" w:rsidRPr="00000000" w14:paraId="0000009E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[ ]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تغطية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اختبار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1"/>
        </w:rPr>
        <w:t xml:space="preserve"> ≥ 70%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للوحدة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المتأثرة</w:t>
      </w:r>
    </w:p>
    <w:p w:rsidR="00000000" w:rsidDel="00000000" w:rsidP="00000000" w:rsidRDefault="00000000" w:rsidRPr="00000000" w14:paraId="0000009F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 ]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RTL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حجوم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خط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كبيرة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تعمل</w:t>
      </w:r>
    </w:p>
    <w:p w:rsidR="00000000" w:rsidDel="00000000" w:rsidP="00000000" w:rsidRDefault="00000000" w:rsidRPr="00000000" w14:paraId="000000A0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 ]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flutter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analyze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format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نظيفة</w:t>
      </w:r>
    </w:p>
    <w:p w:rsidR="00000000" w:rsidDel="00000000" w:rsidP="00000000" w:rsidRDefault="00000000" w:rsidRPr="00000000" w14:paraId="000000A1">
      <w:pPr>
        <w:numPr>
          <w:ilvl w:val="0"/>
          <w:numId w:val="306"/>
        </w:numPr>
        <w:bidi w:val="1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ep5w2pnkbt6p" w:id="24"/>
      <w:bookmarkEnd w:id="2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2)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البيئات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والتكوين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Flavors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A3">
      <w:pPr>
        <w:numPr>
          <w:ilvl w:val="0"/>
          <w:numId w:val="41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Flavors: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dev</w:t>
      </w:r>
      <w:r w:rsidDel="00000000" w:rsidR="00000000" w:rsidRPr="00000000">
        <w:rPr>
          <w:sz w:val="24"/>
          <w:szCs w:val="24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staging</w:t>
      </w:r>
      <w:r w:rsidDel="00000000" w:rsidR="00000000" w:rsidRPr="00000000">
        <w:rPr>
          <w:sz w:val="24"/>
          <w:szCs w:val="24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prod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--dart-define=ENV=prod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4">
      <w:pPr>
        <w:numPr>
          <w:ilvl w:val="0"/>
          <w:numId w:val="41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AppConfig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حقن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DI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baseUrl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featureFlags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logLevel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A5">
      <w:pPr>
        <w:numPr>
          <w:ilvl w:val="0"/>
          <w:numId w:val="41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نسخ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بيانات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الاختبار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dev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3d7ghouikyb8" w:id="25"/>
      <w:bookmarkEnd w:id="2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3) </w:t>
      </w:r>
      <w:r w:rsidDel="00000000" w:rsidR="00000000" w:rsidRPr="00000000">
        <w:rPr>
          <w:b w:val="1"/>
          <w:sz w:val="24"/>
          <w:szCs w:val="24"/>
          <w:rtl w:val="1"/>
        </w:rPr>
        <w:t xml:space="preserve">هرم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الاختبارات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Testing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Pyramid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AC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الهدف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نكسر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كسر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لواجهة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المستخدم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srn1jhra2n9k" w:id="26"/>
      <w:bookmarkEnd w:id="2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Unit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Tests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الطبقة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المنطقية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الدومين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) —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كثيرة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ورخيصة</w:t>
      </w:r>
    </w:p>
    <w:p w:rsidR="00000000" w:rsidDel="00000000" w:rsidP="00000000" w:rsidRDefault="00000000" w:rsidRPr="00000000" w14:paraId="000000AE">
      <w:pPr>
        <w:numPr>
          <w:ilvl w:val="0"/>
          <w:numId w:val="250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تغطي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use-cases, repositories (mock)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المحو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DTO↔Entity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F">
      <w:pPr>
        <w:numPr>
          <w:ilvl w:val="0"/>
          <w:numId w:val="250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أدوات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flutter_test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mocktail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freezed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json_serializable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0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أمر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التشغيل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flutter test --coverage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hh6yss3fc2vx" w:id="27"/>
      <w:bookmarkEnd w:id="27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Widget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Tests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شاشات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Widgets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) —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مستوى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متوسط</w:t>
      </w:r>
    </w:p>
    <w:p w:rsidR="00000000" w:rsidDel="00000000" w:rsidP="00000000" w:rsidRDefault="00000000" w:rsidRPr="00000000" w14:paraId="000000B2">
      <w:pPr>
        <w:numPr>
          <w:ilvl w:val="0"/>
          <w:numId w:val="181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تتحقق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والسلوك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زر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يضيف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السلة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رسائل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خطأ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B3">
      <w:pPr>
        <w:numPr>
          <w:ilvl w:val="0"/>
          <w:numId w:val="181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استخدم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golden tests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قطات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البصرية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الأساسية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رؤوس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أزرار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B4">
      <w:pPr>
        <w:numPr>
          <w:ilvl w:val="0"/>
          <w:numId w:val="181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أدوات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golden_toolkit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5">
      <w:pPr>
        <w:numPr>
          <w:ilvl w:val="0"/>
          <w:numId w:val="181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قواعد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لقطات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منفصلة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RTL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وحجم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كبير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1w1415orxuqn" w:id="28"/>
      <w:bookmarkEnd w:id="28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Integration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/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رحلات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رئيسية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) —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قليلة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لكنها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ذهبية</w:t>
      </w:r>
    </w:p>
    <w:p w:rsidR="00000000" w:rsidDel="00000000" w:rsidP="00000000" w:rsidRDefault="00000000" w:rsidRPr="00000000" w14:paraId="000000B7">
      <w:pPr>
        <w:numPr>
          <w:ilvl w:val="0"/>
          <w:numId w:val="264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سيناريو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أساسي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كتالوج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sz w:val="24"/>
          <w:szCs w:val="24"/>
          <w:rtl w:val="0"/>
        </w:rPr>
        <w:t xml:space="preserve">PDP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sz w:val="24"/>
          <w:szCs w:val="24"/>
          <w:rtl w:val="1"/>
        </w:rPr>
        <w:t xml:space="preserve">إضافة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للسلة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sz w:val="24"/>
          <w:szCs w:val="24"/>
          <w:rtl w:val="0"/>
        </w:rPr>
        <w:t xml:space="preserve">Checkout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شبكات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خارجية</w:t>
      </w:r>
      <w:r w:rsidDel="00000000" w:rsidR="00000000" w:rsidRPr="00000000">
        <w:rPr>
          <w:sz w:val="24"/>
          <w:szCs w:val="24"/>
          <w:rtl w:val="1"/>
        </w:rPr>
        <w:t xml:space="preserve">؛ </w:t>
      </w:r>
      <w:r w:rsidDel="00000000" w:rsidR="00000000" w:rsidRPr="00000000">
        <w:rPr>
          <w:sz w:val="24"/>
          <w:szCs w:val="24"/>
          <w:rtl w:val="0"/>
        </w:rPr>
        <w:t xml:space="preserve">mock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لطبقة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B8">
      <w:pPr>
        <w:numPr>
          <w:ilvl w:val="0"/>
          <w:numId w:val="264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أدوات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integration_test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9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تشغيل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محاكي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على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CI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مع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emulator</w:t>
      </w:r>
    </w:p>
    <w:p w:rsidR="00000000" w:rsidDel="00000000" w:rsidP="00000000" w:rsidRDefault="00000000" w:rsidRPr="00000000" w14:paraId="000000BA">
      <w:pPr>
        <w:bidi w:val="1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flutter test integration_test -d emulator-5554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yi4sp3n6gxll" w:id="29"/>
      <w:bookmarkEnd w:id="29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Performance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Accessibility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خفيفة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لكن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ثابتة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BC">
      <w:pPr>
        <w:numPr>
          <w:ilvl w:val="0"/>
          <w:numId w:val="178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Performance budgets:</w:t>
      </w:r>
    </w:p>
    <w:p w:rsidR="00000000" w:rsidDel="00000000" w:rsidP="00000000" w:rsidRDefault="00000000" w:rsidRPr="00000000" w14:paraId="000000BD">
      <w:pPr>
        <w:numPr>
          <w:ilvl w:val="1"/>
          <w:numId w:val="178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 start &lt; </w:t>
      </w:r>
      <w:r w:rsidDel="00000000" w:rsidR="00000000" w:rsidRPr="00000000">
        <w:rPr>
          <w:b w:val="1"/>
          <w:sz w:val="24"/>
          <w:szCs w:val="24"/>
          <w:rtl w:val="0"/>
        </w:rPr>
        <w:t xml:space="preserve">2.5s</w:t>
      </w:r>
      <w:r w:rsidDel="00000000" w:rsidR="00000000" w:rsidRPr="00000000">
        <w:rPr>
          <w:sz w:val="24"/>
          <w:szCs w:val="24"/>
          <w:rtl w:val="0"/>
        </w:rPr>
        <w:t xml:space="preserve">،</w:t>
      </w:r>
    </w:p>
    <w:p w:rsidR="00000000" w:rsidDel="00000000" w:rsidP="00000000" w:rsidRDefault="00000000" w:rsidRPr="00000000" w14:paraId="000000BE">
      <w:pPr>
        <w:numPr>
          <w:ilvl w:val="1"/>
          <w:numId w:val="178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بناء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PDP</w:t>
      </w:r>
      <w:r w:rsidDel="00000000" w:rsidR="00000000" w:rsidRPr="00000000">
        <w:rPr>
          <w:sz w:val="24"/>
          <w:szCs w:val="24"/>
          <w:rtl w:val="0"/>
        </w:rPr>
        <w:t xml:space="preserve"> &lt; </w:t>
      </w:r>
      <w:r w:rsidDel="00000000" w:rsidR="00000000" w:rsidRPr="00000000">
        <w:rPr>
          <w:b w:val="1"/>
          <w:sz w:val="24"/>
          <w:szCs w:val="24"/>
          <w:rtl w:val="0"/>
        </w:rPr>
        <w:t xml:space="preserve">200ms</w:t>
      </w:r>
      <w:r w:rsidDel="00000000" w:rsidR="00000000" w:rsidRPr="00000000">
        <w:rPr>
          <w:sz w:val="24"/>
          <w:szCs w:val="24"/>
          <w:rtl w:val="0"/>
        </w:rPr>
        <w:t xml:space="preserve">،</w:t>
      </w:r>
    </w:p>
    <w:p w:rsidR="00000000" w:rsidDel="00000000" w:rsidP="00000000" w:rsidRDefault="00000000" w:rsidRPr="00000000" w14:paraId="000000BF">
      <w:pPr>
        <w:numPr>
          <w:ilvl w:val="1"/>
          <w:numId w:val="178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Scroll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سلس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jank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ملحوظ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C0">
      <w:pPr>
        <w:numPr>
          <w:ilvl w:val="0"/>
          <w:numId w:val="178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إتاحة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عناصر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مهمة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Semantics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وعناوين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دعم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RTL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وحجوم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كبيرة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kag8dnmbs2g9" w:id="30"/>
      <w:bookmarkEnd w:id="3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حدود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الجودة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Quality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Gates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C2">
      <w:pPr>
        <w:numPr>
          <w:ilvl w:val="0"/>
          <w:numId w:val="388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تغطية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إجمالية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≥ </w:t>
      </w:r>
      <w:r w:rsidDel="00000000" w:rsidR="00000000" w:rsidRPr="00000000">
        <w:rPr>
          <w:b w:val="1"/>
          <w:sz w:val="24"/>
          <w:szCs w:val="24"/>
          <w:rtl w:val="0"/>
        </w:rPr>
        <w:t xml:space="preserve">70%</w:t>
      </w:r>
      <w:r w:rsidDel="00000000" w:rsidR="00000000" w:rsidRPr="00000000">
        <w:rPr>
          <w:sz w:val="24"/>
          <w:szCs w:val="24"/>
          <w:rtl w:val="0"/>
        </w:rPr>
        <w:t xml:space="preserve"> (Unit+Widget).</w:t>
      </w:r>
    </w:p>
    <w:p w:rsidR="00000000" w:rsidDel="00000000" w:rsidP="00000000" w:rsidRDefault="00000000" w:rsidRPr="00000000" w14:paraId="000000C3">
      <w:pPr>
        <w:numPr>
          <w:ilvl w:val="0"/>
          <w:numId w:val="388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flutter analyze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أخطاء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format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إجباري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4">
      <w:pPr>
        <w:numPr>
          <w:ilvl w:val="0"/>
          <w:numId w:val="388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اختبارات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Integration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للرحلات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الحرجة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تمر</w:t>
      </w:r>
      <w:r w:rsidDel="00000000" w:rsidR="00000000" w:rsidRPr="00000000">
        <w:rPr>
          <w:sz w:val="24"/>
          <w:szCs w:val="24"/>
          <w:rtl w:val="1"/>
        </w:rPr>
        <w:t xml:space="preserve">ّ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الكبيرة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Release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5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6p7x37fcvnum" w:id="31"/>
      <w:bookmarkEnd w:id="3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4) </w:t>
      </w:r>
      <w:r w:rsidDel="00000000" w:rsidR="00000000" w:rsidRPr="00000000">
        <w:rPr>
          <w:b w:val="1"/>
          <w:sz w:val="24"/>
          <w:szCs w:val="24"/>
          <w:rtl w:val="1"/>
        </w:rPr>
        <w:t xml:space="preserve">هيكلة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المجلدات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للاختبارات</w:t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/test</w:t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/unit/        // use-cases, repos (mocks)</w:t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/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widget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      //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شاشات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Widgets</w:t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/goldens/     // baseline snapshots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/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integration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test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  //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رحلات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أساسية</w:t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fjyjlbcq494l" w:id="32"/>
      <w:bookmarkEnd w:id="3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5) </w:t>
      </w:r>
      <w:r w:rsidDel="00000000" w:rsidR="00000000" w:rsidRPr="00000000">
        <w:rPr>
          <w:b w:val="1"/>
          <w:sz w:val="24"/>
          <w:szCs w:val="24"/>
          <w:rtl w:val="1"/>
        </w:rPr>
        <w:t xml:space="preserve">أدوات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الـ</w:t>
      </w:r>
      <w:r w:rsidDel="00000000" w:rsidR="00000000" w:rsidRPr="00000000">
        <w:rPr>
          <w:b w:val="1"/>
          <w:sz w:val="24"/>
          <w:szCs w:val="24"/>
          <w:rtl w:val="0"/>
        </w:rPr>
        <w:t xml:space="preserve">dev</w:t>
      </w:r>
      <w:r w:rsidDel="00000000" w:rsidR="00000000" w:rsidRPr="00000000">
        <w:rPr>
          <w:b w:val="1"/>
          <w:sz w:val="24"/>
          <w:szCs w:val="24"/>
          <w:rtl w:val="0"/>
        </w:rPr>
        <w:t xml:space="preserve">_</w:t>
      </w:r>
      <w:r w:rsidDel="00000000" w:rsidR="00000000" w:rsidRPr="00000000">
        <w:rPr>
          <w:b w:val="1"/>
          <w:sz w:val="24"/>
          <w:szCs w:val="24"/>
          <w:rtl w:val="0"/>
        </w:rPr>
        <w:t xml:space="preserve">dependencies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بدون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أرقام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إصدارات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لتفادي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التعارض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dev_dependencies: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flutter_test:</w:t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sdk: flutter</w:t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integration_test: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sdk: flutter</w:t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mocktail:</w:t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freezed:</w:t>
      </w:r>
    </w:p>
    <w:p w:rsidR="00000000" w:rsidDel="00000000" w:rsidP="00000000" w:rsidRDefault="00000000" w:rsidRPr="00000000" w14:paraId="000000D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build_runner:</w:t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json_serializable:</w:t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golden_toolkit: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very_good_analysis:</w:t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hi9lv3efxzgh" w:id="33"/>
      <w:bookmarkEnd w:id="33"/>
      <w:r w:rsidDel="00000000" w:rsidR="00000000" w:rsidRPr="00000000">
        <w:rPr>
          <w:b w:val="1"/>
          <w:sz w:val="24"/>
          <w:szCs w:val="24"/>
          <w:rtl w:val="0"/>
        </w:rPr>
        <w:t xml:space="preserve">6</w:t>
      </w:r>
      <w:commentRangeStart w:id="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sz w:val="24"/>
          <w:szCs w:val="24"/>
          <w:rtl w:val="0"/>
        </w:rPr>
        <w:t xml:space="preserve">CI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على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GitHub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Actions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قابل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للتكييف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  <w:commentRangeEnd w:id="19"/>
      <w:r w:rsidDel="00000000" w:rsidR="00000000" w:rsidRPr="00000000">
        <w:commentReference w:id="1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spacing w:after="240" w:before="240" w:lineRule="auto"/>
        <w:ind w:left="600" w:right="6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يشغ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التحليلات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التنسيق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الاختبارات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Unit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Widget</w:t>
      </w:r>
      <w:r w:rsidDel="00000000" w:rsidR="00000000" w:rsidRPr="00000000">
        <w:rPr>
          <w:sz w:val="24"/>
          <w:szCs w:val="24"/>
          <w:rtl w:val="1"/>
        </w:rPr>
        <w:t xml:space="preserve">)، </w:t>
      </w:r>
      <w:r w:rsidDel="00000000" w:rsidR="00000000" w:rsidRPr="00000000">
        <w:rPr>
          <w:sz w:val="24"/>
          <w:szCs w:val="24"/>
          <w:rtl w:val="1"/>
        </w:rPr>
        <w:t xml:space="preserve">ثم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Integration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محاكي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Android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ويرفع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المخرجات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name: CI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on:</w:t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pull_request:</w:t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branches: [main]</w:t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push: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branches: [main]</w:t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workflow_dispatch: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jobs:</w:t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analyze-test:</w:t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runs-on: ubuntu-latest</w:t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steps:</w:t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- uses: actions/checkout@v4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- uses: subosito/flutter-action@v2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with: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flutter-version: 'stable'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- run: flutter pub get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- run: flutter format --set-exit-if-changed .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- run: flutter analyze</w:t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- run: flutter test --coverage</w:t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- uses: actions/upload-artifact@v4</w:t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with:</w:t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name: coverage</w:t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path: coverage/lcov.info</w:t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integration-android:</w:t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runs-on: ubuntu-latest</w:t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needs: analyze-test</w:t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steps:</w:t>
      </w:r>
    </w:p>
    <w:p w:rsidR="00000000" w:rsidDel="00000000" w:rsidP="00000000" w:rsidRDefault="00000000" w:rsidRPr="00000000" w14:paraId="0000010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- uses: actions/checkout@v4</w:t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- uses: subosito/flutter-action@v2</w:t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with:</w:t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flutter-version: 'stable'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- uses: reactivecircus/android-emulator-runner@v2</w:t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with: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api-level: 31</w:t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arch: x86_64</w:t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script: |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flutter pub get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flutter test integration_test -d emulator-5554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spacing w:after="240" w:before="240" w:lineRule="auto"/>
        <w:ind w:left="600" w:right="6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يمكن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إضافة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Job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macos-latest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لبناء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iOS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واختبارات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Integration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محاكي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iOS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رغبت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D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4vcmus44c89s" w:id="34"/>
      <w:bookmarkEnd w:id="3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7) </w:t>
      </w:r>
      <w:r w:rsidDel="00000000" w:rsidR="00000000" w:rsidRPr="00000000">
        <w:rPr>
          <w:b w:val="1"/>
          <w:sz w:val="24"/>
          <w:szCs w:val="24"/>
          <w:rtl w:val="1"/>
        </w:rPr>
        <w:t xml:space="preserve">بوابات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الدمج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Merge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Gates</w:t>
      </w:r>
      <w:r w:rsidDel="00000000" w:rsidR="00000000" w:rsidRPr="00000000">
        <w:rPr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وحماية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الفرع</w:t>
      </w:r>
    </w:p>
    <w:p w:rsidR="00000000" w:rsidDel="00000000" w:rsidP="00000000" w:rsidRDefault="00000000" w:rsidRPr="00000000" w14:paraId="0000011E">
      <w:pPr>
        <w:numPr>
          <w:ilvl w:val="0"/>
          <w:numId w:val="145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تفعيل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Branch protection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main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F">
      <w:pPr>
        <w:numPr>
          <w:ilvl w:val="1"/>
          <w:numId w:val="145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مطلوب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نجاح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CI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الوظيفتين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أعلاه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20">
      <w:pPr>
        <w:numPr>
          <w:ilvl w:val="1"/>
          <w:numId w:val="145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مراجعتان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الأقل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0"/>
        </w:rPr>
        <w:t xml:space="preserve">CODEOWNERS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للمسارات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الحساسة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1">
      <w:pPr>
        <w:numPr>
          <w:ilvl w:val="1"/>
          <w:numId w:val="145"/>
        </w:numPr>
        <w:bidi w:val="1"/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منع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Push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مباشر</w:t>
      </w:r>
      <w:r w:rsidDel="00000000" w:rsidR="00000000" w:rsidRPr="00000000">
        <w:rPr>
          <w:sz w:val="24"/>
          <w:szCs w:val="24"/>
          <w:rtl w:val="1"/>
        </w:rPr>
        <w:t xml:space="preserve">؛ </w:t>
      </w:r>
      <w:r w:rsidDel="00000000" w:rsidR="00000000" w:rsidRPr="00000000">
        <w:rPr>
          <w:sz w:val="24"/>
          <w:szCs w:val="24"/>
          <w:rtl w:val="1"/>
        </w:rPr>
        <w:t xml:space="preserve">دمج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2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18cel8w4hhcb" w:id="35"/>
      <w:bookmarkEnd w:id="3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8)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الإصدار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Release</w:t>
      </w:r>
      <w:r w:rsidDel="00000000" w:rsidR="00000000" w:rsidRPr="00000000">
        <w:rPr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والنسخ</w:t>
      </w:r>
    </w:p>
    <w:p w:rsidR="00000000" w:rsidDel="00000000" w:rsidP="00000000" w:rsidRDefault="00000000" w:rsidRPr="00000000" w14:paraId="00000123">
      <w:pPr>
        <w:numPr>
          <w:ilvl w:val="0"/>
          <w:numId w:val="187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SemVer: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MAJOR.MINOR.PATCH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0"/>
        </w:rPr>
        <w:t xml:space="preserve">Build number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يزيد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نشر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4">
      <w:pPr>
        <w:numPr>
          <w:ilvl w:val="0"/>
          <w:numId w:val="187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Android:</w:t>
      </w:r>
    </w:p>
    <w:p w:rsidR="00000000" w:rsidDel="00000000" w:rsidP="00000000" w:rsidRDefault="00000000" w:rsidRPr="00000000" w14:paraId="00000125">
      <w:pPr>
        <w:numPr>
          <w:ilvl w:val="1"/>
          <w:numId w:val="187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versionName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pubspec.yaml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versionCode</w:t>
      </w:r>
      <w:r w:rsidDel="00000000" w:rsidR="00000000" w:rsidRPr="00000000">
        <w:rPr>
          <w:sz w:val="24"/>
          <w:szCs w:val="24"/>
          <w:rtl w:val="0"/>
        </w:rPr>
        <w:t xml:space="preserve"> = build number.</w:t>
      </w:r>
    </w:p>
    <w:p w:rsidR="00000000" w:rsidDel="00000000" w:rsidP="00000000" w:rsidRDefault="00000000" w:rsidRPr="00000000" w14:paraId="00000126">
      <w:pPr>
        <w:numPr>
          <w:ilvl w:val="1"/>
          <w:numId w:val="187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إصدار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Release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Debug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gable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ممنوع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7">
      <w:pPr>
        <w:numPr>
          <w:ilvl w:val="0"/>
          <w:numId w:val="187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iOS:</w:t>
      </w:r>
    </w:p>
    <w:p w:rsidR="00000000" w:rsidDel="00000000" w:rsidP="00000000" w:rsidRDefault="00000000" w:rsidRPr="00000000" w14:paraId="00000128">
      <w:pPr>
        <w:numPr>
          <w:ilvl w:val="1"/>
          <w:numId w:val="187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CFBundleShortVersionString</w:t>
      </w:r>
      <w:r w:rsidDel="00000000" w:rsidR="00000000" w:rsidRPr="00000000">
        <w:rPr>
          <w:sz w:val="24"/>
          <w:szCs w:val="24"/>
          <w:rtl w:val="0"/>
        </w:rPr>
        <w:t xml:space="preserve"> = semver،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CFBundleVersion</w:t>
      </w:r>
      <w:r w:rsidDel="00000000" w:rsidR="00000000" w:rsidRPr="00000000">
        <w:rPr>
          <w:sz w:val="24"/>
          <w:szCs w:val="24"/>
          <w:rtl w:val="0"/>
        </w:rPr>
        <w:t xml:space="preserve"> = build.</w:t>
      </w:r>
    </w:p>
    <w:p w:rsidR="00000000" w:rsidDel="00000000" w:rsidP="00000000" w:rsidRDefault="00000000" w:rsidRPr="00000000" w14:paraId="00000129">
      <w:pPr>
        <w:numPr>
          <w:ilvl w:val="0"/>
          <w:numId w:val="187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وسم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الإصدار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Git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vX.Y.Z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Release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notes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تغي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ر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تصحيحات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تحذيرات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2A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1aejlimg9xm" w:id="36"/>
      <w:bookmarkEnd w:id="3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9)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التحقق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اليدوي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قبل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الإصدار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Manual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QA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Smoke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2B">
      <w:pPr>
        <w:numPr>
          <w:ilvl w:val="0"/>
          <w:numId w:val="184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</w:t>
      </w:r>
      <w:r w:rsidDel="00000000" w:rsidR="00000000" w:rsidRPr="00000000">
        <w:rPr>
          <w:b w:val="1"/>
          <w:sz w:val="24"/>
          <w:szCs w:val="24"/>
          <w:rtl w:val="1"/>
        </w:rPr>
        <w:t xml:space="preserve"> + </w:t>
      </w:r>
      <w:r w:rsidDel="00000000" w:rsidR="00000000" w:rsidRPr="00000000">
        <w:rPr>
          <w:b w:val="1"/>
          <w:sz w:val="24"/>
          <w:szCs w:val="24"/>
          <w:rtl w:val="1"/>
        </w:rPr>
        <w:t xml:space="preserve">تكبير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خط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2–3 </w:t>
      </w:r>
      <w:r w:rsidDel="00000000" w:rsidR="00000000" w:rsidRPr="00000000">
        <w:rPr>
          <w:sz w:val="24"/>
          <w:szCs w:val="24"/>
          <w:rtl w:val="1"/>
        </w:rPr>
        <w:t xml:space="preserve">شاشات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أساسية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C">
      <w:pPr>
        <w:numPr>
          <w:ilvl w:val="0"/>
          <w:numId w:val="184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رحلة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Checkout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خدمات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خارجية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تعمل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iOS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Android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D">
      <w:pPr>
        <w:numPr>
          <w:ilvl w:val="0"/>
          <w:numId w:val="184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الأداء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فتح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التطبيق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فتح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PDP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تمرير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قائمة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طويلة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E">
      <w:pPr>
        <w:numPr>
          <w:ilvl w:val="0"/>
          <w:numId w:val="184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الأخطاء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شبكات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مقطوعة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عودة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تجربة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Offline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Retry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لطيفة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2F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gomtcsomts0y" w:id="37"/>
      <w:bookmarkEnd w:id="3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10)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مراقبة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وتشغيل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بعد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الإصدار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30">
      <w:pPr>
        <w:numPr>
          <w:ilvl w:val="0"/>
          <w:numId w:val="258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سجلات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محلية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مفع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بمستوى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INFO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الإنتاج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DEBUG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dev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1">
      <w:pPr>
        <w:numPr>
          <w:ilvl w:val="0"/>
          <w:numId w:val="258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بو</w:t>
      </w:r>
      <w:r w:rsidDel="00000000" w:rsidR="00000000" w:rsidRPr="00000000">
        <w:rPr>
          <w:b w:val="1"/>
          <w:sz w:val="24"/>
          <w:szCs w:val="24"/>
          <w:rtl w:val="1"/>
        </w:rPr>
        <w:t xml:space="preserve">ّ</w:t>
      </w:r>
      <w:r w:rsidDel="00000000" w:rsidR="00000000" w:rsidRPr="00000000">
        <w:rPr>
          <w:b w:val="1"/>
          <w:sz w:val="24"/>
          <w:szCs w:val="24"/>
          <w:rtl w:val="1"/>
        </w:rPr>
        <w:t xml:space="preserve">ابات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صح</w:t>
      </w:r>
      <w:r w:rsidDel="00000000" w:rsidR="00000000" w:rsidRPr="00000000">
        <w:rPr>
          <w:b w:val="1"/>
          <w:sz w:val="24"/>
          <w:szCs w:val="24"/>
          <w:rtl w:val="1"/>
        </w:rPr>
        <w:t xml:space="preserve">ّ</w:t>
      </w:r>
      <w:r w:rsidDel="00000000" w:rsidR="00000000" w:rsidRPr="00000000">
        <w:rPr>
          <w:b w:val="1"/>
          <w:sz w:val="24"/>
          <w:szCs w:val="24"/>
          <w:rtl w:val="1"/>
        </w:rPr>
        <w:t xml:space="preserve">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داخل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التطبيق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feature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flags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لإيقاف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شاشة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تجربة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لزم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2">
      <w:pPr>
        <w:numPr>
          <w:ilvl w:val="0"/>
          <w:numId w:val="258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تنبيهات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داخلية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اختياري</w:t>
      </w:r>
      <w:r w:rsidDel="00000000" w:rsidR="00000000" w:rsidRPr="00000000">
        <w:rPr>
          <w:sz w:val="24"/>
          <w:szCs w:val="24"/>
          <w:rtl w:val="1"/>
        </w:rPr>
        <w:t xml:space="preserve">): </w:t>
      </w:r>
      <w:r w:rsidDel="00000000" w:rsidR="00000000" w:rsidRPr="00000000">
        <w:rPr>
          <w:sz w:val="24"/>
          <w:szCs w:val="24"/>
          <w:rtl w:val="1"/>
        </w:rPr>
        <w:t xml:space="preserve">عد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ادات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أعطال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أداء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عرض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صفحة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Debug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التطبيق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مرئية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للمستخدمين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33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t50s174vxf4g" w:id="38"/>
      <w:bookmarkEnd w:id="3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11)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معايير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الكود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والمراجعة</w:t>
      </w:r>
    </w:p>
    <w:p w:rsidR="00000000" w:rsidDel="00000000" w:rsidP="00000000" w:rsidRDefault="00000000" w:rsidRPr="00000000" w14:paraId="00000138">
      <w:pPr>
        <w:numPr>
          <w:ilvl w:val="0"/>
          <w:numId w:val="291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Lints: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very_good_analysis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flutter_lints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قواعد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صارمة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9">
      <w:pPr>
        <w:numPr>
          <w:ilvl w:val="0"/>
          <w:numId w:val="291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لا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منطق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أعمال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داخل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Widgets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— </w:t>
      </w:r>
      <w:r w:rsidDel="00000000" w:rsidR="00000000" w:rsidRPr="00000000">
        <w:rPr>
          <w:sz w:val="24"/>
          <w:szCs w:val="24"/>
          <w:rtl w:val="1"/>
        </w:rPr>
        <w:t xml:space="preserve">يجب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يعيش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StateNotifier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Use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case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A">
      <w:pPr>
        <w:numPr>
          <w:ilvl w:val="0"/>
          <w:numId w:val="291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التسمية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3B">
      <w:pPr>
        <w:numPr>
          <w:ilvl w:val="1"/>
          <w:numId w:val="291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ملفات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snake_case.dart</w:t>
      </w:r>
    </w:p>
    <w:p w:rsidR="00000000" w:rsidDel="00000000" w:rsidP="00000000" w:rsidRDefault="00000000" w:rsidRPr="00000000" w14:paraId="0000013C">
      <w:pPr>
        <w:numPr>
          <w:ilvl w:val="1"/>
          <w:numId w:val="291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أصناف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PascalCase</w:t>
      </w:r>
    </w:p>
    <w:p w:rsidR="00000000" w:rsidDel="00000000" w:rsidP="00000000" w:rsidRDefault="00000000" w:rsidRPr="00000000" w14:paraId="0000013D">
      <w:pPr>
        <w:numPr>
          <w:ilvl w:val="1"/>
          <w:numId w:val="291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متغيرات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دوال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camelCase</w:t>
      </w:r>
    </w:p>
    <w:p w:rsidR="00000000" w:rsidDel="00000000" w:rsidP="00000000" w:rsidRDefault="00000000" w:rsidRPr="00000000" w14:paraId="0000013E">
      <w:pPr>
        <w:numPr>
          <w:ilvl w:val="1"/>
          <w:numId w:val="291"/>
        </w:numPr>
        <w:bidi w:val="1"/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Widgets: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…Page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…View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…Tile</w:t>
      </w:r>
    </w:p>
    <w:p w:rsidR="00000000" w:rsidDel="00000000" w:rsidP="00000000" w:rsidRDefault="00000000" w:rsidRPr="00000000" w14:paraId="0000013F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1ohv87g3f3k2" w:id="39"/>
      <w:bookmarkEnd w:id="3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12) </w:t>
      </w:r>
      <w:r w:rsidDel="00000000" w:rsidR="00000000" w:rsidRPr="00000000">
        <w:rPr>
          <w:b w:val="1"/>
          <w:sz w:val="24"/>
          <w:szCs w:val="24"/>
          <w:rtl w:val="1"/>
        </w:rPr>
        <w:t xml:space="preserve">جاهزية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المهمة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واكتمالها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DoR</w:t>
      </w:r>
      <w:r w:rsidDel="00000000" w:rsidR="00000000" w:rsidRPr="00000000">
        <w:rPr>
          <w:b w:val="1"/>
          <w:sz w:val="24"/>
          <w:szCs w:val="24"/>
          <w:rtl w:val="0"/>
        </w:rPr>
        <w:t xml:space="preserve"> / </w:t>
      </w:r>
      <w:r w:rsidDel="00000000" w:rsidR="00000000" w:rsidRPr="00000000">
        <w:rPr>
          <w:b w:val="1"/>
          <w:sz w:val="24"/>
          <w:szCs w:val="24"/>
          <w:rtl w:val="0"/>
        </w:rPr>
        <w:t xml:space="preserve">DoD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40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 of Ready</w:t>
      </w:r>
    </w:p>
    <w:p w:rsidR="00000000" w:rsidDel="00000000" w:rsidP="00000000" w:rsidRDefault="00000000" w:rsidRPr="00000000" w14:paraId="00000141">
      <w:pPr>
        <w:numPr>
          <w:ilvl w:val="0"/>
          <w:numId w:val="76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سيناريوهات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وحدود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واضحة</w:t>
      </w:r>
    </w:p>
    <w:p w:rsidR="00000000" w:rsidDel="00000000" w:rsidP="00000000" w:rsidRDefault="00000000" w:rsidRPr="00000000" w14:paraId="00000142">
      <w:pPr>
        <w:numPr>
          <w:ilvl w:val="0"/>
          <w:numId w:val="76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واجهات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APIs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نماذج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محد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ثة</w:t>
      </w:r>
    </w:p>
    <w:p w:rsidR="00000000" w:rsidDel="00000000" w:rsidP="00000000" w:rsidRDefault="00000000" w:rsidRPr="00000000" w14:paraId="00000143">
      <w:pPr>
        <w:numPr>
          <w:ilvl w:val="0"/>
          <w:numId w:val="76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تأثير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الأداء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متوق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ع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budgets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44">
      <w:pPr>
        <w:numPr>
          <w:ilvl w:val="0"/>
          <w:numId w:val="76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لقطات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تصميم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نصوص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</w:t>
      </w:r>
      <w:r w:rsidDel="00000000" w:rsidR="00000000" w:rsidRPr="00000000">
        <w:rPr>
          <w:sz w:val="24"/>
          <w:szCs w:val="24"/>
          <w:rtl w:val="0"/>
        </w:rPr>
        <w:t xml:space="preserve">10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جاهزة</w:t>
      </w:r>
    </w:p>
    <w:p w:rsidR="00000000" w:rsidDel="00000000" w:rsidP="00000000" w:rsidRDefault="00000000" w:rsidRPr="00000000" w14:paraId="00000145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 of Done</w:t>
      </w:r>
    </w:p>
    <w:p w:rsidR="00000000" w:rsidDel="00000000" w:rsidP="00000000" w:rsidRDefault="00000000" w:rsidRPr="00000000" w14:paraId="00000146">
      <w:pPr>
        <w:numPr>
          <w:ilvl w:val="0"/>
          <w:numId w:val="105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ات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باع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الهيكل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feature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first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clean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layers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47">
      <w:pPr>
        <w:numPr>
          <w:ilvl w:val="0"/>
          <w:numId w:val="105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اختبارات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Unit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Widget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مضافة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Integration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لرحلات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حرجة</w:t>
      </w:r>
    </w:p>
    <w:p w:rsidR="00000000" w:rsidDel="00000000" w:rsidP="00000000" w:rsidRDefault="00000000" w:rsidRPr="00000000" w14:paraId="00000148">
      <w:pPr>
        <w:numPr>
          <w:ilvl w:val="0"/>
          <w:numId w:val="105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تغطية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≥ 70% </w:t>
      </w:r>
      <w:r w:rsidDel="00000000" w:rsidR="00000000" w:rsidRPr="00000000">
        <w:rPr>
          <w:sz w:val="24"/>
          <w:szCs w:val="24"/>
          <w:rtl w:val="1"/>
        </w:rPr>
        <w:t xml:space="preserve">للوحدة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المتأثرة</w:t>
      </w:r>
    </w:p>
    <w:p w:rsidR="00000000" w:rsidDel="00000000" w:rsidP="00000000" w:rsidRDefault="00000000" w:rsidRPr="00000000" w14:paraId="00000149">
      <w:pPr>
        <w:numPr>
          <w:ilvl w:val="0"/>
          <w:numId w:val="105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analyze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format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نظيفان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CI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أخضر</w:t>
      </w:r>
    </w:p>
    <w:p w:rsidR="00000000" w:rsidDel="00000000" w:rsidP="00000000" w:rsidRDefault="00000000" w:rsidRPr="00000000" w14:paraId="0000014A">
      <w:pPr>
        <w:numPr>
          <w:ilvl w:val="0"/>
          <w:numId w:val="105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README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الميزة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يشرح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القرارات</w:t>
      </w:r>
    </w:p>
    <w:p w:rsidR="00000000" w:rsidDel="00000000" w:rsidP="00000000" w:rsidRDefault="00000000" w:rsidRPr="00000000" w14:paraId="0000014B">
      <w:pPr>
        <w:bidi w:val="1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2"/>
        <w:keepNext w:val="0"/>
        <w:keepLines w:val="0"/>
        <w:bidi w:val="1"/>
        <w:spacing w:after="80" w:lineRule="auto"/>
        <w:rPr>
          <w:b w:val="1"/>
          <w:sz w:val="24"/>
          <w:szCs w:val="24"/>
        </w:rPr>
      </w:pPr>
      <w:bookmarkStart w:colFirst="0" w:colLast="0" w:name="_y99dvx9ojtgn" w:id="40"/>
      <w:bookmarkEnd w:id="4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13) </w:t>
      </w:r>
      <w:r w:rsidDel="00000000" w:rsidR="00000000" w:rsidRPr="00000000">
        <w:rPr>
          <w:b w:val="1"/>
          <w:sz w:val="24"/>
          <w:szCs w:val="24"/>
          <w:rtl w:val="1"/>
        </w:rPr>
        <w:t xml:space="preserve">قوالب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سريعة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جاهزة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للنسخ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4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oxxfghz8cz1w" w:id="41"/>
      <w:bookmarkEnd w:id="4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أمر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تشغيل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Goldens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وتحديثها</w:t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تشغيل</w:t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flutter test --update-goldens=false</w:t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تحديث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baselines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عند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قبول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تغيير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تصميم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sz w:val="24"/>
          <w:szCs w:val="24"/>
          <w:rtl w:val="1"/>
        </w:rPr>
        <w:t xml:space="preserve">مقصود</w:t>
      </w:r>
    </w:p>
    <w:p w:rsidR="00000000" w:rsidDel="00000000" w:rsidP="00000000" w:rsidRDefault="00000000" w:rsidRPr="00000000" w14:paraId="0000015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flutter test --update-goldens</w:t>
      </w:r>
    </w:p>
    <w:p w:rsidR="00000000" w:rsidDel="00000000" w:rsidP="00000000" w:rsidRDefault="00000000" w:rsidRPr="00000000" w14:paraId="0000015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3"/>
        <w:keepNext w:val="0"/>
        <w:keepLines w:val="0"/>
        <w:bidi w:val="1"/>
        <w:spacing w:before="280" w:lineRule="auto"/>
        <w:rPr>
          <w:b w:val="1"/>
          <w:color w:val="188038"/>
          <w:sz w:val="26"/>
          <w:szCs w:val="26"/>
        </w:rPr>
      </w:pPr>
      <w:bookmarkStart w:colFirst="0" w:colLast="0" w:name="_4qvht9ngbpcf" w:id="42"/>
      <w:bookmarkEnd w:id="4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مثال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Integration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Test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مختصر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import 'package:integration_test/integration_test.dart';</w:t>
      </w:r>
    </w:p>
    <w:p w:rsidR="00000000" w:rsidDel="00000000" w:rsidP="00000000" w:rsidRDefault="00000000" w:rsidRPr="00000000" w14:paraId="00000156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import 'package:flutter_test/flutter_test.dart';</w:t>
      </w:r>
    </w:p>
    <w:p w:rsidR="00000000" w:rsidDel="00000000" w:rsidP="00000000" w:rsidRDefault="00000000" w:rsidRPr="00000000" w14:paraId="00000157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import 'package:app/main.dart' as app;</w:t>
      </w:r>
    </w:p>
    <w:p w:rsidR="00000000" w:rsidDel="00000000" w:rsidP="00000000" w:rsidRDefault="00000000" w:rsidRPr="00000000" w14:paraId="00000158">
      <w:pPr>
        <w:rPr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void main() {</w:t>
      </w:r>
    </w:p>
    <w:p w:rsidR="00000000" w:rsidDel="00000000" w:rsidP="00000000" w:rsidRDefault="00000000" w:rsidRPr="00000000" w14:paraId="0000015A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  IntegrationTestWidgetsFlutterBinding.ensureInitialized();</w:t>
      </w:r>
    </w:p>
    <w:p w:rsidR="00000000" w:rsidDel="00000000" w:rsidP="00000000" w:rsidRDefault="00000000" w:rsidRPr="00000000" w14:paraId="0000015B">
      <w:pPr>
        <w:rPr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color w:val="188038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4"/>
          <w:szCs w:val="24"/>
          <w:rtl w:val="0"/>
        </w:rPr>
        <w:t xml:space="preserve">  testWidgets('journey: catalog → pdp → add to cart → checkout', (tester) async {</w:t>
      </w:r>
    </w:p>
    <w:p w:rsidR="00000000" w:rsidDel="00000000" w:rsidP="00000000" w:rsidRDefault="00000000" w:rsidRPr="00000000" w14:paraId="0000015D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    app.main();</w:t>
      </w:r>
    </w:p>
    <w:p w:rsidR="00000000" w:rsidDel="00000000" w:rsidP="00000000" w:rsidRDefault="00000000" w:rsidRPr="00000000" w14:paraId="0000015E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    await tester.pumpAndSettle();</w:t>
      </w:r>
    </w:p>
    <w:p w:rsidR="00000000" w:rsidDel="00000000" w:rsidP="00000000" w:rsidRDefault="00000000" w:rsidRPr="00000000" w14:paraId="0000015F">
      <w:pPr>
        <w:rPr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    // 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افتح</w:t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PDP</w:t>
      </w:r>
    </w:p>
    <w:p w:rsidR="00000000" w:rsidDel="00000000" w:rsidP="00000000" w:rsidRDefault="00000000" w:rsidRPr="00000000" w14:paraId="00000161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    await tester.tap(find.byKey(const Key('catalog.item.0')));</w:t>
      </w:r>
    </w:p>
    <w:p w:rsidR="00000000" w:rsidDel="00000000" w:rsidP="00000000" w:rsidRDefault="00000000" w:rsidRPr="00000000" w14:paraId="00000162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    await tester.pumpAndSettle();</w:t>
      </w:r>
    </w:p>
    <w:p w:rsidR="00000000" w:rsidDel="00000000" w:rsidP="00000000" w:rsidRDefault="00000000" w:rsidRPr="00000000" w14:paraId="00000163">
      <w:pPr>
        <w:rPr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    // 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أضف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للسلة</w:t>
      </w:r>
    </w:p>
    <w:p w:rsidR="00000000" w:rsidDel="00000000" w:rsidP="00000000" w:rsidRDefault="00000000" w:rsidRPr="00000000" w14:paraId="00000165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    await tester.tap(find.byKey(const Key('pdp.add_to_cart')));</w:t>
      </w:r>
    </w:p>
    <w:p w:rsidR="00000000" w:rsidDel="00000000" w:rsidP="00000000" w:rsidRDefault="00000000" w:rsidRPr="00000000" w14:paraId="00000166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    await tester.pumpAndSettle();</w:t>
      </w:r>
    </w:p>
    <w:p w:rsidR="00000000" w:rsidDel="00000000" w:rsidP="00000000" w:rsidRDefault="00000000" w:rsidRPr="00000000" w14:paraId="00000167">
      <w:pPr>
        <w:rPr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    // 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إلى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السلة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ثم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الدفع</w:t>
      </w:r>
    </w:p>
    <w:p w:rsidR="00000000" w:rsidDel="00000000" w:rsidP="00000000" w:rsidRDefault="00000000" w:rsidRPr="00000000" w14:paraId="00000169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    await tester.tap(find.byKey(const Key('cart.go_checkout')));</w:t>
      </w:r>
    </w:p>
    <w:p w:rsidR="00000000" w:rsidDel="00000000" w:rsidP="00000000" w:rsidRDefault="00000000" w:rsidRPr="00000000" w14:paraId="0000016A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    await tester.pumpAndSettle();</w:t>
      </w:r>
    </w:p>
    <w:p w:rsidR="00000000" w:rsidDel="00000000" w:rsidP="00000000" w:rsidRDefault="00000000" w:rsidRPr="00000000" w14:paraId="0000016B">
      <w:pPr>
        <w:rPr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    // 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تحق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ّ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ق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عنصر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188038"/>
          <w:sz w:val="24"/>
          <w:szCs w:val="24"/>
          <w:rtl w:val="1"/>
        </w:rPr>
        <w:t xml:space="preserve">موجود</w:t>
      </w:r>
    </w:p>
    <w:p w:rsidR="00000000" w:rsidDel="00000000" w:rsidP="00000000" w:rsidRDefault="00000000" w:rsidRPr="00000000" w14:paraId="0000016D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    expect(find.byKey(const Key('checkout.item.0')), findsOneWidget);</w:t>
      </w:r>
    </w:p>
    <w:p w:rsidR="00000000" w:rsidDel="00000000" w:rsidP="00000000" w:rsidRDefault="00000000" w:rsidRPr="00000000" w14:paraId="0000016E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  });</w:t>
      </w:r>
    </w:p>
    <w:p w:rsidR="00000000" w:rsidDel="00000000" w:rsidP="00000000" w:rsidRDefault="00000000" w:rsidRPr="00000000" w14:paraId="0000016F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70">
      <w:pPr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9bsj7tcqzkxz" w:id="43"/>
      <w:bookmarkEnd w:id="4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أمر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CI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للتحقق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الكامل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محلي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ً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ا</w:t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flutter clean &amp;&amp; flutter pub get</w:t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flutter format --set-exit-if-changed .</w:t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flutter analyze</w:t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flutter test --coverage</w:t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flutter test integration_test -d &lt;DEVICE_ID&gt;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20"/>
        </w:numPr>
        <w:bidi w:val="1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التزموا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Architecture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نظيفة</w:t>
      </w:r>
      <w:r w:rsidDel="00000000" w:rsidR="00000000" w:rsidRPr="00000000">
        <w:rPr>
          <w:b w:val="1"/>
          <w:sz w:val="24"/>
          <w:szCs w:val="24"/>
          <w:rtl w:val="1"/>
        </w:rPr>
        <w:t xml:space="preserve"> + </w:t>
      </w:r>
      <w:r w:rsidDel="00000000" w:rsidR="00000000" w:rsidRPr="00000000">
        <w:rPr>
          <w:b w:val="1"/>
          <w:sz w:val="24"/>
          <w:szCs w:val="24"/>
          <w:rtl w:val="1"/>
        </w:rPr>
        <w:t xml:space="preserve">هرم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اختبارات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+ </w:t>
      </w:r>
      <w:r w:rsidDel="00000000" w:rsidR="00000000" w:rsidRPr="00000000">
        <w:rPr>
          <w:b w:val="1"/>
          <w:sz w:val="24"/>
          <w:szCs w:val="24"/>
          <w:rtl w:val="0"/>
        </w:rPr>
        <w:t xml:space="preserve">CI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بسيط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ستحصلون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بنية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مرتبة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تغييرات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آمنة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وإصدارات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مفاجآت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0">
      <w:pPr>
        <w:bidi w:val="1"/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bidi w:val="1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4j4q14kzgw3c" w:id="44"/>
      <w:bookmarkEnd w:id="4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علامة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dhgagrwf6qlb" w:id="45"/>
      <w:bookmarkEnd w:id="45"/>
      <w:commentRangeStart w:id="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الهيكلة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Architecture</w:t>
      </w:r>
      <w:r w:rsidDel="00000000" w:rsidR="00000000" w:rsidRPr="00000000">
        <w:rPr>
          <w:b w:val="1"/>
          <w:sz w:val="46"/>
          <w:szCs w:val="46"/>
          <w:rtl w:val="0"/>
        </w:rPr>
        <w:t xml:space="preserve">)</w:t>
      </w:r>
      <w:commentRangeEnd w:id="20"/>
      <w:r w:rsidDel="00000000" w:rsidR="00000000" w:rsidRPr="00000000">
        <w:commentReference w:id="2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318"/>
        </w:numPr>
        <w:bidi w:val="1"/>
        <w:spacing w:after="0" w:afterAutospacing="0" w:before="240" w:lineRule="auto"/>
        <w:ind w:left="720" w:hanging="360"/>
      </w:pPr>
      <w:commentRangeStart w:id="21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ومعلن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b w:val="1"/>
          <w:rtl w:val="0"/>
        </w:rPr>
        <w:t xml:space="preserve">Feature-first + Clean Architecture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BLoC/Riverpod + Repository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ومكتوب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ARCHITECTURE.md</w:t>
      </w:r>
      <w:r w:rsidDel="00000000" w:rsidR="00000000" w:rsidRPr="00000000">
        <w:rPr>
          <w:rtl w:val="0"/>
        </w:rPr>
        <w:t xml:space="preserve">.</w:t>
      </w:r>
      <w:commentRangeEnd w:id="21"/>
      <w:r w:rsidDel="00000000" w:rsidR="00000000" w:rsidRPr="00000000">
        <w:commentReference w:id="2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31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Presentation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استدعاءات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Widgets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6">
      <w:pPr>
        <w:numPr>
          <w:ilvl w:val="0"/>
          <w:numId w:val="31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Repository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abstract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وتطبيقات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impl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وسهولة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استبدال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المصادر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7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56ch8ybzqcjx" w:id="46"/>
      <w:bookmarkEnd w:id="4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2) </w:t>
      </w:r>
      <w:r w:rsidDel="00000000" w:rsidR="00000000" w:rsidRPr="00000000">
        <w:rPr>
          <w:b w:val="1"/>
          <w:sz w:val="46"/>
          <w:szCs w:val="46"/>
          <w:rtl w:val="1"/>
        </w:rPr>
        <w:t xml:space="preserve">هيكلة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المشروع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والأسماء</w:t>
      </w:r>
    </w:p>
    <w:p w:rsidR="00000000" w:rsidDel="00000000" w:rsidP="00000000" w:rsidRDefault="00000000" w:rsidRPr="00000000" w14:paraId="00000188">
      <w:pPr>
        <w:numPr>
          <w:ilvl w:val="0"/>
          <w:numId w:val="41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بالمزايا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feature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0"/>
        </w:rPr>
        <w:t xml:space="preserve">):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features/checkout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features/catalog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features/auth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… </w:t>
      </w:r>
      <w:r w:rsidDel="00000000" w:rsidR="00000000" w:rsidRPr="00000000">
        <w:rPr>
          <w:rtl w:val="1"/>
        </w:rPr>
        <w:t xml:space="preserve">وكل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presentation/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domain/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data/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9">
      <w:pPr>
        <w:numPr>
          <w:ilvl w:val="0"/>
          <w:numId w:val="4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كلاسات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snake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للملفات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PascalCase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للكلاسات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كلاس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A">
      <w:pPr>
        <w:numPr>
          <w:ilvl w:val="0"/>
          <w:numId w:val="41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مجلدات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misc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utils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عشوائية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لميزة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لمجلد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مشروح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B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kduni71z9f8e" w:id="47"/>
      <w:bookmarkEnd w:id="4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3) </w:t>
      </w:r>
      <w:r w:rsidDel="00000000" w:rsidR="00000000" w:rsidRPr="00000000">
        <w:rPr>
          <w:b w:val="1"/>
          <w:sz w:val="46"/>
          <w:szCs w:val="46"/>
          <w:rtl w:val="1"/>
        </w:rPr>
        <w:t xml:space="preserve">حالة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التطبيق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State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Management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18C">
      <w:pPr>
        <w:numPr>
          <w:ilvl w:val="0"/>
          <w:numId w:val="9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b w:val="1"/>
          <w:rtl w:val="0"/>
        </w:rPr>
        <w:t xml:space="preserve">Riverpod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BLoC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D">
      <w:pPr>
        <w:numPr>
          <w:ilvl w:val="0"/>
          <w:numId w:val="9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مشتقة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للاختبار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context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E">
      <w:pPr>
        <w:numPr>
          <w:ilvl w:val="0"/>
          <w:numId w:val="9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الزائدة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selectors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providers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granular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const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widgets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Keys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8F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eyn4cgv7djju" w:id="48"/>
      <w:bookmarkEnd w:id="4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4)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التصف</w:t>
      </w:r>
      <w:r w:rsidDel="00000000" w:rsidR="00000000" w:rsidRPr="00000000">
        <w:rPr>
          <w:b w:val="1"/>
          <w:sz w:val="46"/>
          <w:szCs w:val="46"/>
          <w:rtl w:val="1"/>
        </w:rPr>
        <w:t xml:space="preserve">ّ</w:t>
      </w:r>
      <w:r w:rsidDel="00000000" w:rsidR="00000000" w:rsidRPr="00000000">
        <w:rPr>
          <w:b w:val="1"/>
          <w:sz w:val="46"/>
          <w:szCs w:val="46"/>
          <w:rtl w:val="1"/>
        </w:rPr>
        <w:t xml:space="preserve">ح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Navigation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190">
      <w:pPr>
        <w:numPr>
          <w:ilvl w:val="0"/>
          <w:numId w:val="1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حديث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GoRouter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وحماية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guards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لتوثيق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1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Links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Dynamic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ومختبرة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2">
      <w:pPr>
        <w:numPr>
          <w:ilvl w:val="0"/>
          <w:numId w:val="1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diagrams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93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k46r6cmzmke" w:id="49"/>
      <w:bookmarkEnd w:id="4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5) </w:t>
      </w:r>
      <w:r w:rsidDel="00000000" w:rsidR="00000000" w:rsidRPr="00000000">
        <w:rPr>
          <w:b w:val="1"/>
          <w:sz w:val="46"/>
          <w:szCs w:val="46"/>
          <w:rtl w:val="1"/>
        </w:rPr>
        <w:t xml:space="preserve">طبقة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البيانات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والشبكة</w:t>
      </w:r>
    </w:p>
    <w:p w:rsidR="00000000" w:rsidDel="00000000" w:rsidP="00000000" w:rsidRDefault="00000000" w:rsidRPr="00000000" w14:paraId="00000194">
      <w:pPr>
        <w:numPr>
          <w:ilvl w:val="0"/>
          <w:numId w:val="24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Dio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Retrofit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timeouts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retry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circuit breaker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5">
      <w:pPr>
        <w:numPr>
          <w:ilvl w:val="0"/>
          <w:numId w:val="24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serializable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freezed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parsing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6">
      <w:pPr>
        <w:numPr>
          <w:ilvl w:val="0"/>
          <w:numId w:val="24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Hive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Isar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Drift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r117qwyb4fas" w:id="50"/>
      <w:bookmarkEnd w:id="5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6)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التصميم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والـ</w:t>
      </w:r>
      <w:r w:rsidDel="00000000" w:rsidR="00000000" w:rsidRPr="00000000">
        <w:rPr>
          <w:b w:val="1"/>
          <w:sz w:val="46"/>
          <w:szCs w:val="46"/>
          <w:rtl w:val="0"/>
        </w:rPr>
        <w:t xml:space="preserve">UI</w:t>
      </w:r>
    </w:p>
    <w:p w:rsidR="00000000" w:rsidDel="00000000" w:rsidP="00000000" w:rsidRDefault="00000000" w:rsidRPr="00000000" w14:paraId="0000019A">
      <w:pPr>
        <w:numPr>
          <w:ilvl w:val="0"/>
          <w:numId w:val="20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Design System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Theme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ColorScheme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Typography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Spacings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Components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مخصصة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B">
      <w:pPr>
        <w:numPr>
          <w:ilvl w:val="0"/>
          <w:numId w:val="20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Buttons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Inputs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Cards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shared/ui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core/ui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C">
      <w:pPr>
        <w:numPr>
          <w:ilvl w:val="0"/>
          <w:numId w:val="20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RTL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ومختب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أحجام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تستجيب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لتكبير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D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gg8boze0bvi5" w:id="51"/>
      <w:bookmarkEnd w:id="5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7)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الأداء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Performance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19E">
      <w:pPr>
        <w:numPr>
          <w:ilvl w:val="0"/>
          <w:numId w:val="10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&lt; 2 </w:t>
      </w:r>
      <w:r w:rsidDel="00000000" w:rsidR="00000000" w:rsidRPr="00000000">
        <w:rPr>
          <w:b w:val="1"/>
          <w:rtl w:val="1"/>
        </w:rPr>
        <w:t xml:space="preserve">ثوان</w:t>
      </w:r>
      <w:r w:rsidDel="00000000" w:rsidR="00000000" w:rsidRPr="00000000">
        <w:rPr>
          <w:b w:val="1"/>
          <w:rtl w:val="1"/>
        </w:rPr>
        <w:t xml:space="preserve">ٍ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jank</w:t>
      </w:r>
      <w:r w:rsidDel="00000000" w:rsidR="00000000" w:rsidRPr="00000000">
        <w:rPr>
          <w:rtl w:val="0"/>
        </w:rPr>
        <w:t xml:space="preserve"> &lt; </w:t>
      </w:r>
      <w:r w:rsidDel="00000000" w:rsidR="00000000" w:rsidRPr="00000000">
        <w:rPr>
          <w:b w:val="1"/>
          <w:rtl w:val="0"/>
        </w:rPr>
        <w:t xml:space="preserve">1%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التمرير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F">
      <w:pPr>
        <w:numPr>
          <w:ilvl w:val="0"/>
          <w:numId w:val="1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مضغوطة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ومسبقة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الإمكان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thread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0">
      <w:pPr>
        <w:numPr>
          <w:ilvl w:val="0"/>
          <w:numId w:val="10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build appbundle --analyze-size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النمو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1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dz8c9frccx7a" w:id="52"/>
      <w:bookmarkEnd w:id="5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8)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الموثوقية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والأخطاء</w:t>
      </w:r>
    </w:p>
    <w:p w:rsidR="00000000" w:rsidDel="00000000" w:rsidP="00000000" w:rsidRDefault="00000000" w:rsidRPr="00000000" w14:paraId="000001A2">
      <w:pPr>
        <w:numPr>
          <w:ilvl w:val="0"/>
          <w:numId w:val="33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AppException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خرائط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ودلالات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أكواد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3">
      <w:pPr>
        <w:numPr>
          <w:ilvl w:val="0"/>
          <w:numId w:val="3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logger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Sentry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والمستخدم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A4">
      <w:pPr>
        <w:numPr>
          <w:ilvl w:val="0"/>
          <w:numId w:val="33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fallback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ضعيفة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، 404)،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Retry UX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5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k6itndqaysm8" w:id="53"/>
      <w:bookmarkEnd w:id="5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9)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الأمان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والخصوصية</w:t>
      </w:r>
    </w:p>
    <w:p w:rsidR="00000000" w:rsidDel="00000000" w:rsidP="00000000" w:rsidRDefault="00000000" w:rsidRPr="00000000" w14:paraId="000001A6">
      <w:pPr>
        <w:numPr>
          <w:ilvl w:val="0"/>
          <w:numId w:val="39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Keys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dart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define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7">
      <w:pPr>
        <w:numPr>
          <w:ilvl w:val="0"/>
          <w:numId w:val="39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للحساس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Keystore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Keychain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8">
      <w:pPr>
        <w:numPr>
          <w:ilvl w:val="0"/>
          <w:numId w:val="39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وخصوصية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9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pg8cbpruy9ds" w:id="54"/>
      <w:bookmarkEnd w:id="5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10)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التحليلات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والقياس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مهم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لتطبيقك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1AA">
      <w:pPr>
        <w:numPr>
          <w:ilvl w:val="0"/>
          <w:numId w:val="16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قاموس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analytics_events.md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snake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ضغط</w:t>
      </w:r>
      <w:r w:rsidDel="00000000" w:rsidR="00000000" w:rsidRPr="00000000">
        <w:rPr>
          <w:rtl w:val="1"/>
        </w:rPr>
        <w:t xml:space="preserve">؟).</w:t>
      </w:r>
    </w:p>
    <w:p w:rsidR="00000000" w:rsidDel="00000000" w:rsidP="00000000" w:rsidRDefault="00000000" w:rsidRPr="00000000" w14:paraId="000001AB">
      <w:pPr>
        <w:numPr>
          <w:ilvl w:val="0"/>
          <w:numId w:val="16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كاملا</w:t>
      </w:r>
      <w:r w:rsidDel="00000000" w:rsidR="00000000" w:rsidRPr="00000000">
        <w:rPr>
          <w:rtl w:val="1"/>
        </w:rPr>
        <w:t xml:space="preserve">ً: 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⇒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⇒ </w:t>
      </w:r>
      <w:r w:rsidDel="00000000" w:rsidR="00000000" w:rsidRPr="00000000">
        <w:rPr>
          <w:rtl w:val="1"/>
        </w:rPr>
        <w:t xml:space="preserve">بدء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⇒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⇒ </w:t>
      </w:r>
      <w:r w:rsidDel="00000000" w:rsidR="00000000" w:rsidRPr="00000000">
        <w:rPr>
          <w:rtl w:val="1"/>
        </w:rPr>
        <w:t xml:space="preserve">تأكيد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C">
      <w:pPr>
        <w:numPr>
          <w:ilvl w:val="0"/>
          <w:numId w:val="16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cohort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version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channel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D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bhe33iw1nd9j" w:id="55"/>
      <w:bookmarkEnd w:id="5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11)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الجودة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والاختبارات</w:t>
      </w:r>
    </w:p>
    <w:p w:rsidR="00000000" w:rsidDel="00000000" w:rsidP="00000000" w:rsidRDefault="00000000" w:rsidRPr="00000000" w14:paraId="000001AE">
      <w:pPr>
        <w:numPr>
          <w:ilvl w:val="0"/>
          <w:numId w:val="26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Linters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lints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very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good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analysis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صفر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تحذير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analyze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F">
      <w:pPr>
        <w:numPr>
          <w:ilvl w:val="0"/>
          <w:numId w:val="2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≥ 70%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Widget tests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Integration tests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لتدفق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0">
      <w:pPr>
        <w:numPr>
          <w:ilvl w:val="0"/>
          <w:numId w:val="26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Golden tests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للمكونات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البصرية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التصميم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1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bfmfrqvaczfx" w:id="56"/>
      <w:bookmarkEnd w:id="5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12)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الإصدارات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</w:t>
      </w:r>
      <w:r w:rsidDel="00000000" w:rsidR="00000000" w:rsidRPr="00000000">
        <w:rPr>
          <w:b w:val="1"/>
          <w:sz w:val="46"/>
          <w:szCs w:val="46"/>
          <w:rtl w:val="0"/>
        </w:rPr>
        <w:t xml:space="preserve">CI</w:t>
      </w:r>
      <w:r w:rsidDel="00000000" w:rsidR="00000000" w:rsidRPr="00000000">
        <w:rPr>
          <w:b w:val="1"/>
          <w:sz w:val="46"/>
          <w:szCs w:val="46"/>
          <w:rtl w:val="0"/>
        </w:rPr>
        <w:t xml:space="preserve">/</w:t>
      </w:r>
      <w:r w:rsidDel="00000000" w:rsidR="00000000" w:rsidRPr="00000000">
        <w:rPr>
          <w:b w:val="1"/>
          <w:sz w:val="46"/>
          <w:szCs w:val="46"/>
          <w:rtl w:val="0"/>
        </w:rPr>
        <w:t xml:space="preserve">CD</w:t>
      </w:r>
    </w:p>
    <w:p w:rsidR="00000000" w:rsidDel="00000000" w:rsidP="00000000" w:rsidRDefault="00000000" w:rsidRPr="00000000" w14:paraId="000001B2">
      <w:pPr>
        <w:numPr>
          <w:ilvl w:val="0"/>
          <w:numId w:val="2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Flavors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3">
      <w:pPr>
        <w:numPr>
          <w:ilvl w:val="0"/>
          <w:numId w:val="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يشغ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format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analyze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build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؛ </w:t>
      </w:r>
      <w:r w:rsidDel="00000000" w:rsidR="00000000" w:rsidRPr="00000000">
        <w:rPr>
          <w:b w:val="1"/>
          <w:rtl w:val="0"/>
        </w:rPr>
        <w:t xml:space="preserve">CD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التجريبية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4">
      <w:pPr>
        <w:numPr>
          <w:ilvl w:val="0"/>
          <w:numId w:val="2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Semantic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Versioning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CHANGELOG.md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5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71jz3vt9pcpi" w:id="57"/>
      <w:bookmarkEnd w:id="5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13)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الإشعارات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والروابط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والميزات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الخاصة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بالتجارة</w:t>
      </w:r>
    </w:p>
    <w:p w:rsidR="00000000" w:rsidDel="00000000" w:rsidP="00000000" w:rsidRDefault="00000000" w:rsidRPr="00000000" w14:paraId="000001B6">
      <w:pPr>
        <w:numPr>
          <w:ilvl w:val="0"/>
          <w:numId w:val="3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notifications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FCM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للنقر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B7">
      <w:pPr>
        <w:numPr>
          <w:ilvl w:val="0"/>
          <w:numId w:val="3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نظيف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8">
      <w:pPr>
        <w:numPr>
          <w:ilvl w:val="0"/>
          <w:numId w:val="31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الاسترجاع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الإرجاع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التوصيل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ydg7odp03z69" w:id="58"/>
      <w:bookmarkEnd w:id="58"/>
      <w:r w:rsidDel="00000000" w:rsidR="00000000" w:rsidRPr="00000000">
        <w:rPr>
          <w:b w:val="1"/>
          <w:sz w:val="34"/>
          <w:szCs w:val="34"/>
          <w:rtl w:val="1"/>
        </w:rPr>
        <w:t xml:space="preserve">فحص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سريع</w:t>
      </w:r>
      <w:r w:rsidDel="00000000" w:rsidR="00000000" w:rsidRPr="00000000">
        <w:rPr>
          <w:b w:val="1"/>
          <w:sz w:val="34"/>
          <w:szCs w:val="34"/>
          <w:rtl w:val="1"/>
        </w:rPr>
        <w:t xml:space="preserve"> (90 </w:t>
      </w:r>
      <w:r w:rsidDel="00000000" w:rsidR="00000000" w:rsidRPr="00000000">
        <w:rPr>
          <w:b w:val="1"/>
          <w:sz w:val="34"/>
          <w:szCs w:val="34"/>
          <w:rtl w:val="1"/>
        </w:rPr>
        <w:t xml:space="preserve">دقيقة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لتقييم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الوضع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الحالي</w:t>
      </w:r>
    </w:p>
    <w:p w:rsidR="00000000" w:rsidDel="00000000" w:rsidP="00000000" w:rsidRDefault="00000000" w:rsidRPr="00000000" w14:paraId="000001BB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نف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كنقاط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”:</w:t>
      </w:r>
    </w:p>
    <w:p w:rsidR="00000000" w:rsidDel="00000000" w:rsidP="00000000" w:rsidRDefault="00000000" w:rsidRPr="00000000" w14:paraId="000001BC">
      <w:pPr>
        <w:numPr>
          <w:ilvl w:val="0"/>
          <w:numId w:val="39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كود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وانضباط</w:t>
      </w:r>
    </w:p>
    <w:p w:rsidR="00000000" w:rsidDel="00000000" w:rsidP="00000000" w:rsidRDefault="00000000" w:rsidRPr="00000000" w14:paraId="000001BD">
      <w:pPr>
        <w:numPr>
          <w:ilvl w:val="0"/>
          <w:numId w:val="2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شغ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dart format --set-exit-if-changed .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= ✔️)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analyze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(0 </w:t>
      </w:r>
      <w:r w:rsidDel="00000000" w:rsidR="00000000" w:rsidRPr="00000000">
        <w:rPr>
          <w:rtl w:val="1"/>
        </w:rPr>
        <w:t xml:space="preserve">تحذيرات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= ✔️)</w:t>
      </w:r>
    </w:p>
    <w:p w:rsidR="00000000" w:rsidDel="00000000" w:rsidP="00000000" w:rsidRDefault="00000000" w:rsidRPr="00000000" w14:paraId="000001BE">
      <w:pPr>
        <w:numPr>
          <w:ilvl w:val="0"/>
          <w:numId w:val="2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pubspec.yaml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مكررة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قديمة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F">
      <w:pPr>
        <w:numPr>
          <w:ilvl w:val="0"/>
          <w:numId w:val="13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الاختبارات</w:t>
      </w:r>
    </w:p>
    <w:p w:rsidR="00000000" w:rsidDel="00000000" w:rsidP="00000000" w:rsidRDefault="00000000" w:rsidRPr="00000000" w14:paraId="000001C0">
      <w:pPr>
        <w:numPr>
          <w:ilvl w:val="0"/>
          <w:numId w:val="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test --coverage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≥ 70% = ✔️، </w:t>
      </w:r>
      <w:r w:rsidDel="00000000" w:rsidR="00000000" w:rsidRPr="00000000">
        <w:rPr>
          <w:rtl w:val="1"/>
        </w:rPr>
        <w:t xml:space="preserve">وإلا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C1">
      <w:pPr>
        <w:numPr>
          <w:ilvl w:val="0"/>
          <w:numId w:val="26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الأداء</w:t>
      </w:r>
    </w:p>
    <w:p w:rsidR="00000000" w:rsidDel="00000000" w:rsidP="00000000" w:rsidRDefault="00000000" w:rsidRPr="00000000" w14:paraId="000001C2">
      <w:pPr>
        <w:numPr>
          <w:ilvl w:val="0"/>
          <w:numId w:val="3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شغ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profile mode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شاشات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الرئيسية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القسم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jank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DevTools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build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--analyze-size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3">
      <w:pPr>
        <w:numPr>
          <w:ilvl w:val="0"/>
          <w:numId w:val="1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البناء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والتوزيع</w:t>
      </w:r>
    </w:p>
    <w:p w:rsidR="00000000" w:rsidDel="00000000" w:rsidP="00000000" w:rsidRDefault="00000000" w:rsidRPr="00000000" w14:paraId="000001C4">
      <w:pPr>
        <w:numPr>
          <w:ilvl w:val="0"/>
          <w:numId w:val="39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flavors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المختلفة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بنجاح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rtl w:val="1"/>
        </w:rPr>
        <w:t xml:space="preserve">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5">
      <w:pPr>
        <w:numPr>
          <w:ilvl w:val="0"/>
          <w:numId w:val="2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التحليلات</w:t>
      </w:r>
    </w:p>
    <w:p w:rsidR="00000000" w:rsidDel="00000000" w:rsidP="00000000" w:rsidRDefault="00000000" w:rsidRPr="00000000" w14:paraId="000001C6">
      <w:pPr>
        <w:numPr>
          <w:ilvl w:val="0"/>
          <w:numId w:val="4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4: </w:t>
      </w:r>
      <w:r w:rsidDel="00000000" w:rsidR="00000000" w:rsidRPr="00000000">
        <w:rPr>
          <w:rtl w:val="1"/>
        </w:rPr>
        <w:t xml:space="preserve">تأك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وبالأبعاد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عشوائية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7">
      <w:pPr>
        <w:numPr>
          <w:ilvl w:val="0"/>
          <w:numId w:val="3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الأمان</w:t>
      </w:r>
    </w:p>
    <w:p w:rsidR="00000000" w:rsidDel="00000000" w:rsidP="00000000" w:rsidRDefault="00000000" w:rsidRPr="00000000" w14:paraId="000001C8">
      <w:pPr>
        <w:numPr>
          <w:ilvl w:val="0"/>
          <w:numId w:val="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google-services.json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plist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مكشوفة</w:t>
      </w:r>
      <w:r w:rsidDel="00000000" w:rsidR="00000000" w:rsidRPr="00000000">
        <w:rPr>
          <w:rtl w:val="1"/>
        </w:rPr>
        <w:t xml:space="preserve">؟).</w:t>
        <w:br w:type="textWrapping"/>
      </w:r>
      <w:r w:rsidDel="00000000" w:rsidR="00000000" w:rsidRPr="00000000">
        <w:rPr>
          <w:rtl w:val="1"/>
        </w:rPr>
        <w:t xml:space="preserve">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9">
      <w:pPr>
        <w:numPr>
          <w:ilvl w:val="0"/>
          <w:numId w:val="1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الـ</w:t>
      </w:r>
      <w:r w:rsidDel="00000000" w:rsidR="00000000" w:rsidRPr="00000000">
        <w:rPr>
          <w:b w:val="1"/>
          <w:rtl w:val="0"/>
        </w:rPr>
        <w:t xml:space="preserve">UX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RTL</w:t>
      </w:r>
    </w:p>
    <w:p w:rsidR="00000000" w:rsidDel="00000000" w:rsidP="00000000" w:rsidRDefault="00000000" w:rsidRPr="00000000" w14:paraId="000001CA">
      <w:pPr>
        <w:numPr>
          <w:ilvl w:val="0"/>
          <w:numId w:val="6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تكبير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الخط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العربية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3–4 </w:t>
      </w:r>
      <w:r w:rsidDel="00000000" w:rsidR="00000000" w:rsidRPr="00000000">
        <w:rPr>
          <w:rtl w:val="1"/>
        </w:rPr>
        <w:t xml:space="preserve">شاشات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خلو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الانعكاسات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القص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c4b4r7lred8" w:id="59"/>
      <w:bookmarkEnd w:id="59"/>
      <w:r w:rsidDel="00000000" w:rsidR="00000000" w:rsidRPr="00000000">
        <w:rPr>
          <w:b w:val="1"/>
          <w:sz w:val="34"/>
          <w:szCs w:val="34"/>
          <w:rtl w:val="1"/>
        </w:rPr>
        <w:t xml:space="preserve">قائمة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مراجعة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لكل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Pull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Request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انسخها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للفريق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1CE">
      <w:pPr>
        <w:numPr>
          <w:ilvl w:val="0"/>
          <w:numId w:val="16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ولقطات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فيديو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CF">
      <w:pPr>
        <w:numPr>
          <w:ilvl w:val="0"/>
          <w:numId w:val="1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0">
      <w:pPr>
        <w:numPr>
          <w:ilvl w:val="0"/>
          <w:numId w:val="1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1">
      <w:pPr>
        <w:numPr>
          <w:ilvl w:val="0"/>
          <w:numId w:val="1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analyze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test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ناجحة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2">
      <w:pPr>
        <w:numPr>
          <w:ilvl w:val="0"/>
          <w:numId w:val="1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متقاطع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احترام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D3">
      <w:pPr>
        <w:numPr>
          <w:ilvl w:val="0"/>
          <w:numId w:val="1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مضافة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القاموس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4">
      <w:pPr>
        <w:numPr>
          <w:ilvl w:val="0"/>
          <w:numId w:val="1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setState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كثيف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ثقيلة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build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D5">
      <w:pPr>
        <w:numPr>
          <w:ilvl w:val="0"/>
          <w:numId w:val="16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والتحجيم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v0e5ba8rdlrb" w:id="60"/>
      <w:bookmarkEnd w:id="60"/>
      <w:r w:rsidDel="00000000" w:rsidR="00000000" w:rsidRPr="00000000">
        <w:rPr>
          <w:b w:val="1"/>
          <w:sz w:val="34"/>
          <w:szCs w:val="34"/>
          <w:rtl w:val="1"/>
        </w:rPr>
        <w:t xml:space="preserve">مؤشرات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“</w:t>
      </w:r>
      <w:r w:rsidDel="00000000" w:rsidR="00000000" w:rsidRPr="00000000">
        <w:rPr>
          <w:b w:val="1"/>
          <w:sz w:val="34"/>
          <w:szCs w:val="34"/>
          <w:rtl w:val="1"/>
        </w:rPr>
        <w:t xml:space="preserve">خطر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”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لو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ظهرت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عندك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أصل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ح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فور</w:t>
      </w:r>
      <w:r w:rsidDel="00000000" w:rsidR="00000000" w:rsidRPr="00000000">
        <w:rPr>
          <w:b w:val="1"/>
          <w:sz w:val="34"/>
          <w:szCs w:val="34"/>
          <w:rtl w:val="1"/>
        </w:rPr>
        <w:t xml:space="preserve">ً</w:t>
      </w:r>
      <w:r w:rsidDel="00000000" w:rsidR="00000000" w:rsidRPr="00000000">
        <w:rPr>
          <w:b w:val="1"/>
          <w:sz w:val="34"/>
          <w:szCs w:val="34"/>
          <w:rtl w:val="1"/>
        </w:rPr>
        <w:t xml:space="preserve">ا</w:t>
      </w:r>
    </w:p>
    <w:p w:rsidR="00000000" w:rsidDel="00000000" w:rsidP="00000000" w:rsidRDefault="00000000" w:rsidRPr="00000000" w14:paraId="000001D8">
      <w:pPr>
        <w:numPr>
          <w:ilvl w:val="0"/>
          <w:numId w:val="5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أكواد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Widgets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Cubits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Notifiers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Repository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9">
      <w:pPr>
        <w:numPr>
          <w:ilvl w:val="0"/>
          <w:numId w:val="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Utils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عملاقة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تفعل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شيء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1DA">
      <w:pPr>
        <w:numPr>
          <w:ilvl w:val="0"/>
          <w:numId w:val="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أنماط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B">
      <w:pPr>
        <w:numPr>
          <w:ilvl w:val="0"/>
          <w:numId w:val="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غياب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C">
      <w:pPr>
        <w:numPr>
          <w:ilvl w:val="0"/>
          <w:numId w:val="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D">
      <w:pPr>
        <w:numPr>
          <w:ilvl w:val="0"/>
          <w:numId w:val="5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ومكونات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متكررة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E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dnmi0qumdpkj" w:id="61"/>
      <w:bookmarkEnd w:id="6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تعليمات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لضبط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البنية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والاختبارات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Flutter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1"/>
        <w:keepNext w:val="0"/>
        <w:keepLines w:val="0"/>
        <w:bidi w:val="1"/>
        <w:spacing w:before="480" w:lineRule="auto"/>
        <w:ind w:left="-1133.858267716535" w:right="-1174.7244094488178" w:firstLine="135"/>
        <w:rPr>
          <w:b w:val="1"/>
          <w:sz w:val="26"/>
          <w:szCs w:val="26"/>
        </w:rPr>
      </w:pPr>
      <w:bookmarkStart w:colFirst="0" w:colLast="0" w:name="_wikusvr9akif" w:id="62"/>
      <w:bookmarkEnd w:id="62"/>
      <w:commentRangeStart w:id="22"/>
      <w:r w:rsidDel="00000000" w:rsidR="00000000" w:rsidRPr="00000000">
        <w:rPr>
          <w:b w:val="1"/>
          <w:sz w:val="26"/>
          <w:szCs w:val="26"/>
          <w:rtl w:val="1"/>
        </w:rPr>
        <w:t xml:space="preserve">تعليمات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لضبط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البنية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والاختبارات</w:t>
      </w:r>
      <w:r w:rsidDel="00000000" w:rsidR="00000000" w:rsidRPr="00000000">
        <w:rPr>
          <w:b w:val="1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sz w:val="26"/>
          <w:szCs w:val="26"/>
          <w:rtl w:val="0"/>
        </w:rPr>
        <w:t xml:space="preserve">Flutter</w:t>
      </w:r>
      <w:r w:rsidDel="00000000" w:rsidR="00000000" w:rsidRPr="00000000">
        <w:rPr>
          <w:b w:val="1"/>
          <w:sz w:val="26"/>
          <w:szCs w:val="26"/>
          <w:rtl w:val="0"/>
        </w:rPr>
        <w:t xml:space="preserve">)</w:t>
      </w:r>
      <w:commentRangeEnd w:id="22"/>
      <w:r w:rsidDel="00000000" w:rsidR="00000000" w:rsidRPr="00000000">
        <w:commentReference w:id="2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396"/>
        </w:numPr>
        <w:bidi w:val="1"/>
        <w:spacing w:after="0" w:afterAutospacing="0" w:before="240" w:lineRule="auto"/>
        <w:ind w:left="-1133.858267716535" w:right="-1174.7244094488178" w:firstLine="13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المعمارية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وهيكلة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الملفات</w:t>
      </w:r>
    </w:p>
    <w:p w:rsidR="00000000" w:rsidDel="00000000" w:rsidP="00000000" w:rsidRDefault="00000000" w:rsidRPr="00000000" w14:paraId="000001E3">
      <w:pPr>
        <w:numPr>
          <w:ilvl w:val="0"/>
          <w:numId w:val="235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اعتماد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واحد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feature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first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طبقات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presentation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domain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data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ونمط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Repository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4">
      <w:pPr>
        <w:numPr>
          <w:ilvl w:val="0"/>
          <w:numId w:val="235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توثيق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مختصر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ARCHITECTURE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md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يذكر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إدارة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المختارة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آلية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التنقل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طبقة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معالجة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الأخطاء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5">
      <w:pPr>
        <w:numPr>
          <w:ilvl w:val="0"/>
          <w:numId w:val="235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تنظيم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المجلدات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ميزة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features</w:t>
      </w:r>
      <w:r w:rsidDel="00000000" w:rsidR="00000000" w:rsidRPr="00000000">
        <w:rPr>
          <w:sz w:val="24"/>
          <w:szCs w:val="24"/>
          <w:rtl w:val="0"/>
        </w:rPr>
        <w:t xml:space="preserve">/&lt;</w:t>
      </w:r>
      <w:r w:rsidDel="00000000" w:rsidR="00000000" w:rsidRPr="00000000">
        <w:rPr>
          <w:sz w:val="24"/>
          <w:szCs w:val="24"/>
          <w:rtl w:val="0"/>
        </w:rPr>
        <w:t xml:space="preserve">feature</w:t>
      </w:r>
      <w:r w:rsidDel="00000000" w:rsidR="00000000" w:rsidRPr="00000000">
        <w:rPr>
          <w:sz w:val="24"/>
          <w:szCs w:val="24"/>
          <w:rtl w:val="0"/>
        </w:rPr>
        <w:t xml:space="preserve">&gt;/{</w:t>
      </w:r>
      <w:r w:rsidDel="00000000" w:rsidR="00000000" w:rsidRPr="00000000">
        <w:rPr>
          <w:sz w:val="24"/>
          <w:szCs w:val="24"/>
          <w:rtl w:val="0"/>
        </w:rPr>
        <w:t xml:space="preserve">presentation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domain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data</w:t>
      </w:r>
      <w:r w:rsidDel="00000000" w:rsidR="00000000" w:rsidRPr="00000000">
        <w:rPr>
          <w:sz w:val="24"/>
          <w:szCs w:val="24"/>
          <w:rtl w:val="1"/>
        </w:rPr>
        <w:t xml:space="preserve">} </w:t>
      </w:r>
      <w:r w:rsidDel="00000000" w:rsidR="00000000" w:rsidRPr="00000000">
        <w:rPr>
          <w:sz w:val="24"/>
          <w:szCs w:val="24"/>
          <w:rtl w:val="1"/>
        </w:rPr>
        <w:t xml:space="preserve">وبنية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core</w:t>
      </w:r>
      <w:r w:rsidDel="00000000" w:rsidR="00000000" w:rsidRPr="00000000">
        <w:rPr>
          <w:sz w:val="24"/>
          <w:szCs w:val="24"/>
          <w:rtl w:val="0"/>
        </w:rPr>
        <w:t xml:space="preserve">/{</w:t>
      </w:r>
      <w:r w:rsidDel="00000000" w:rsidR="00000000" w:rsidRPr="00000000">
        <w:rPr>
          <w:sz w:val="24"/>
          <w:szCs w:val="24"/>
          <w:rtl w:val="0"/>
        </w:rPr>
        <w:t xml:space="preserve">ui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errors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routing</w:t>
      </w:r>
      <w:r w:rsidDel="00000000" w:rsidR="00000000" w:rsidRPr="00000000">
        <w:rPr>
          <w:sz w:val="24"/>
          <w:szCs w:val="24"/>
          <w:rtl w:val="1"/>
        </w:rPr>
        <w:t xml:space="preserve">}.</w:t>
      </w:r>
    </w:p>
    <w:p w:rsidR="00000000" w:rsidDel="00000000" w:rsidP="00000000" w:rsidRDefault="00000000" w:rsidRPr="00000000" w14:paraId="000001E6">
      <w:pPr>
        <w:numPr>
          <w:ilvl w:val="0"/>
          <w:numId w:val="235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منع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استدعاءات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الشبكة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Widgets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7">
      <w:pPr>
        <w:numPr>
          <w:ilvl w:val="0"/>
          <w:numId w:val="235"/>
        </w:numPr>
        <w:bidi w:val="1"/>
        <w:spacing w:after="24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استخدام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أسماء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دة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snake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case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للملفات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PascalCase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للكلاسات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8">
      <w:pPr>
        <w:bidi w:val="1"/>
        <w:spacing w:after="240" w:before="240" w:lineRule="auto"/>
        <w:ind w:right="-1174.724409448817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numPr>
          <w:ilvl w:val="0"/>
          <w:numId w:val="166"/>
        </w:numPr>
        <w:bidi w:val="1"/>
        <w:spacing w:after="0" w:afterAutospacing="0" w:before="240" w:lineRule="auto"/>
        <w:ind w:left="-1133.858267716535" w:right="-1174.7244094488178" w:firstLine="13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إدارة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الحالة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والتنقل</w:t>
      </w:r>
    </w:p>
    <w:p w:rsidR="00000000" w:rsidDel="00000000" w:rsidP="00000000" w:rsidRDefault="00000000" w:rsidRPr="00000000" w14:paraId="000001EA">
      <w:pPr>
        <w:numPr>
          <w:ilvl w:val="0"/>
          <w:numId w:val="89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اختيار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إطار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واحد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لإدارة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الحالة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Riverpod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BLoC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وتطبيقه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جميع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الميزات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B">
      <w:pPr>
        <w:numPr>
          <w:ilvl w:val="0"/>
          <w:numId w:val="89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استخدام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GoRouter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بمسارات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مركزي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وحمايات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للمسارات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تتطلب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تسجيل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دخول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C">
      <w:pPr>
        <w:numPr>
          <w:ilvl w:val="0"/>
          <w:numId w:val="89"/>
        </w:numPr>
        <w:bidi w:val="1"/>
        <w:spacing w:after="24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تفعيل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واختبار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Deep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Links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Dynamic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Links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لشاشات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المنتج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والعروض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D">
      <w:pPr>
        <w:bidi w:val="1"/>
        <w:spacing w:after="240" w:before="240" w:lineRule="auto"/>
        <w:ind w:right="-1174.724409448817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261"/>
        </w:numPr>
        <w:bidi w:val="1"/>
        <w:spacing w:after="0" w:afterAutospacing="0" w:before="240" w:lineRule="auto"/>
        <w:ind w:left="-1133.858267716535" w:right="-1174.7244094488178" w:firstLine="13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طبقة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البيانات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والشبكة</w:t>
      </w:r>
    </w:p>
    <w:p w:rsidR="00000000" w:rsidDel="00000000" w:rsidP="00000000" w:rsidRDefault="00000000" w:rsidRPr="00000000" w14:paraId="000001EF">
      <w:pPr>
        <w:numPr>
          <w:ilvl w:val="0"/>
          <w:numId w:val="262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عميل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شبكة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مركزي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Dio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Retrofit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مهلات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زمنية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وسياسة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إعادة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محاولة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محدودة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0">
      <w:pPr>
        <w:numPr>
          <w:ilvl w:val="0"/>
          <w:numId w:val="262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نماذج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مول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json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serializable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freezed</w:t>
      </w:r>
      <w:r w:rsidDel="00000000" w:rsidR="00000000" w:rsidRPr="00000000">
        <w:rPr>
          <w:sz w:val="24"/>
          <w:szCs w:val="24"/>
          <w:rtl w:val="1"/>
        </w:rPr>
        <w:t xml:space="preserve">)، 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parsing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يدوي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1">
      <w:pPr>
        <w:numPr>
          <w:ilvl w:val="0"/>
          <w:numId w:val="262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كاش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منظم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Hive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Isar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Drift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سياسة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صلاحية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زمنية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واضحة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2">
      <w:pPr>
        <w:numPr>
          <w:ilvl w:val="0"/>
          <w:numId w:val="262"/>
        </w:numPr>
        <w:bidi w:val="1"/>
        <w:spacing w:after="24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طبقة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أخطاء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AppException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بخرائط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رسائل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صديقة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للمستخدم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3">
      <w:pPr>
        <w:bidi w:val="1"/>
        <w:spacing w:after="240" w:before="240" w:lineRule="auto"/>
        <w:ind w:right="-1174.724409448817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286"/>
        </w:numPr>
        <w:bidi w:val="1"/>
        <w:spacing w:after="0" w:afterAutospacing="0" w:before="240" w:lineRule="auto"/>
        <w:ind w:left="-1133.858267716535" w:right="-1174.7244094488178" w:firstLine="13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التصميم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وملاءمة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العربية</w:t>
      </w:r>
    </w:p>
    <w:p w:rsidR="00000000" w:rsidDel="00000000" w:rsidP="00000000" w:rsidRDefault="00000000" w:rsidRPr="00000000" w14:paraId="000001F5">
      <w:pPr>
        <w:numPr>
          <w:ilvl w:val="0"/>
          <w:numId w:val="395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Design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System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Theme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ColorScheme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Typography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Spacing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ومكو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مشتركة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لإعادة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الاستخدام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6">
      <w:pPr>
        <w:numPr>
          <w:ilvl w:val="0"/>
          <w:numId w:val="395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دعم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RTL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واختبار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تكبير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الخط</w:t>
      </w:r>
      <w:r w:rsidDel="00000000" w:rsidR="00000000" w:rsidRPr="00000000">
        <w:rPr>
          <w:sz w:val="24"/>
          <w:szCs w:val="24"/>
          <w:rtl w:val="1"/>
        </w:rPr>
        <w:t xml:space="preserve"> 1.3×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1.6× </w:t>
      </w:r>
      <w:r w:rsidDel="00000000" w:rsidR="00000000" w:rsidRPr="00000000">
        <w:rPr>
          <w:sz w:val="24"/>
          <w:szCs w:val="24"/>
          <w:rtl w:val="1"/>
        </w:rPr>
        <w:t xml:space="preserve">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انعكاسات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7">
      <w:pPr>
        <w:numPr>
          <w:ilvl w:val="0"/>
          <w:numId w:val="395"/>
        </w:numPr>
        <w:bidi w:val="1"/>
        <w:spacing w:after="24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مكونات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رئيسية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بطاقة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المنتج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وأزرار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الشراء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بنى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كمكو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مشتركة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8">
      <w:pPr>
        <w:bidi w:val="1"/>
        <w:spacing w:after="240" w:before="240" w:lineRule="auto"/>
        <w:ind w:right="-1174.724409448817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0"/>
          <w:numId w:val="43"/>
        </w:numPr>
        <w:bidi w:val="1"/>
        <w:spacing w:after="0" w:afterAutospacing="0" w:before="240" w:lineRule="auto"/>
        <w:ind w:left="-1133.858267716535" w:right="-1174.7244094488178" w:firstLine="13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الأمان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والخصوصية</w:t>
      </w:r>
    </w:p>
    <w:p w:rsidR="00000000" w:rsidDel="00000000" w:rsidP="00000000" w:rsidRDefault="00000000" w:rsidRPr="00000000" w14:paraId="000001FA">
      <w:pPr>
        <w:numPr>
          <w:ilvl w:val="0"/>
          <w:numId w:val="61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تخزين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الأسرار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Git</w:t>
      </w:r>
      <w:r w:rsidDel="00000000" w:rsidR="00000000" w:rsidRPr="00000000">
        <w:rPr>
          <w:sz w:val="24"/>
          <w:szCs w:val="24"/>
          <w:rtl w:val="1"/>
        </w:rPr>
        <w:t xml:space="preserve">؛ </w:t>
      </w:r>
      <w:r w:rsidDel="00000000" w:rsidR="00000000" w:rsidRPr="00000000">
        <w:rPr>
          <w:sz w:val="24"/>
          <w:szCs w:val="24"/>
          <w:rtl w:val="1"/>
        </w:rPr>
        <w:t xml:space="preserve">تمريرها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dart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define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أسرار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CI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B">
      <w:pPr>
        <w:numPr>
          <w:ilvl w:val="0"/>
          <w:numId w:val="61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تخزين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مشف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للرموز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الحساسة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باستخدام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Keystore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Keychain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C">
      <w:pPr>
        <w:numPr>
          <w:ilvl w:val="0"/>
          <w:numId w:val="61"/>
        </w:numPr>
        <w:bidi w:val="1"/>
        <w:spacing w:after="24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احترام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طلب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المستخدم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بإيقاف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التتبع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إرسال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شخصية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حساسة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للتحليلات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D">
      <w:pPr>
        <w:bidi w:val="1"/>
        <w:spacing w:after="240" w:before="240" w:lineRule="auto"/>
        <w:ind w:right="-1174.724409448817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bidi w:val="1"/>
        <w:spacing w:after="240" w:before="240" w:lineRule="auto"/>
        <w:ind w:right="-1174.724409448817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spacing w:after="240" w:before="240" w:lineRule="auto"/>
        <w:ind w:right="-1174.724409448817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spacing w:after="240" w:before="240" w:lineRule="auto"/>
        <w:ind w:right="-1174.724409448817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327"/>
        </w:numPr>
        <w:bidi w:val="1"/>
        <w:spacing w:after="0" w:afterAutospacing="0" w:before="240" w:lineRule="auto"/>
        <w:ind w:left="-1133.858267716535" w:right="-1174.7244094488178" w:firstLine="13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التحليلات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والقياس</w:t>
      </w:r>
    </w:p>
    <w:p w:rsidR="00000000" w:rsidDel="00000000" w:rsidP="00000000" w:rsidRDefault="00000000" w:rsidRPr="00000000" w14:paraId="00000202">
      <w:pPr>
        <w:numPr>
          <w:ilvl w:val="0"/>
          <w:numId w:val="352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إنشاء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قاموس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أحداث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analytics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events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md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أسماء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ومتى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طلق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والمعلمات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203">
      <w:pPr>
        <w:numPr>
          <w:ilvl w:val="0"/>
          <w:numId w:val="352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تتب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لمسار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الشراء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view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</w:t>
      </w:r>
      <w:r w:rsidDel="00000000" w:rsidR="00000000" w:rsidRPr="00000000">
        <w:rPr>
          <w:sz w:val="24"/>
          <w:szCs w:val="24"/>
          <w:rtl w:val="0"/>
        </w:rPr>
        <w:t xml:space="preserve">add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to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cart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</w:t>
      </w:r>
      <w:r w:rsidDel="00000000" w:rsidR="00000000" w:rsidRPr="00000000">
        <w:rPr>
          <w:sz w:val="24"/>
          <w:szCs w:val="24"/>
          <w:rtl w:val="0"/>
        </w:rPr>
        <w:t xml:space="preserve">begin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checkout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</w:t>
      </w:r>
      <w:r w:rsidDel="00000000" w:rsidR="00000000" w:rsidRPr="00000000">
        <w:rPr>
          <w:sz w:val="24"/>
          <w:szCs w:val="24"/>
          <w:rtl w:val="0"/>
        </w:rPr>
        <w:t xml:space="preserve">add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payment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info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COD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) → </w:t>
      </w:r>
      <w:r w:rsidDel="00000000" w:rsidR="00000000" w:rsidRPr="00000000">
        <w:rPr>
          <w:sz w:val="24"/>
          <w:szCs w:val="24"/>
          <w:rtl w:val="0"/>
        </w:rPr>
        <w:t xml:space="preserve">purchase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4">
      <w:pPr>
        <w:numPr>
          <w:ilvl w:val="0"/>
          <w:numId w:val="352"/>
        </w:numPr>
        <w:bidi w:val="1"/>
        <w:spacing w:after="24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إرسال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أبعاد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ثابتة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حدث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user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app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version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channel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currency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value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5">
      <w:pPr>
        <w:bidi w:val="1"/>
        <w:spacing w:after="240" w:before="240" w:lineRule="auto"/>
        <w:ind w:right="-1174.724409448817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0"/>
          <w:numId w:val="215"/>
        </w:numPr>
        <w:bidi w:val="1"/>
        <w:spacing w:after="0" w:afterAutospacing="0" w:before="240" w:lineRule="auto"/>
        <w:ind w:left="-1133.858267716535" w:right="-1174.7244094488178" w:firstLine="13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الاختبارات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والجودة</w:t>
      </w:r>
    </w:p>
    <w:p w:rsidR="00000000" w:rsidDel="00000000" w:rsidP="00000000" w:rsidRDefault="00000000" w:rsidRPr="00000000" w14:paraId="00000207">
      <w:pPr>
        <w:numPr>
          <w:ilvl w:val="0"/>
          <w:numId w:val="246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تفعيل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linters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تحذيرات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flutter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analyze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8">
      <w:pPr>
        <w:numPr>
          <w:ilvl w:val="0"/>
          <w:numId w:val="246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تغطية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اختبارات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للمنطق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الأساسي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تقل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</w:t>
      </w:r>
      <w:r w:rsidDel="00000000" w:rsidR="00000000" w:rsidRPr="00000000">
        <w:rPr>
          <w:sz w:val="24"/>
          <w:szCs w:val="24"/>
          <w:rtl w:val="1"/>
        </w:rPr>
        <w:t xml:space="preserve"> 70%،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Widget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tests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للشاشات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الحرجة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0"/>
        </w:rPr>
        <w:t xml:space="preserve">Golden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tests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للمكونات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الأساسية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9">
      <w:pPr>
        <w:numPr>
          <w:ilvl w:val="0"/>
          <w:numId w:val="246"/>
        </w:numPr>
        <w:bidi w:val="1"/>
        <w:spacing w:after="24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اختبار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تكاملي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لتدفق</w:t>
      </w:r>
      <w:r w:rsidDel="00000000" w:rsidR="00000000" w:rsidRPr="00000000">
        <w:rPr>
          <w:sz w:val="24"/>
          <w:szCs w:val="24"/>
          <w:rtl w:val="1"/>
        </w:rPr>
        <w:t xml:space="preserve"> “</w:t>
      </w:r>
      <w:r w:rsidDel="00000000" w:rsidR="00000000" w:rsidRPr="00000000">
        <w:rPr>
          <w:sz w:val="24"/>
          <w:szCs w:val="24"/>
          <w:rtl w:val="1"/>
        </w:rPr>
        <w:t xml:space="preserve">إضافة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للسلة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sz w:val="24"/>
          <w:szCs w:val="24"/>
          <w:rtl w:val="1"/>
        </w:rPr>
        <w:t xml:space="preserve">تأكيد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الطلب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الدفع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الاستلام</w:t>
      </w:r>
      <w:r w:rsidDel="00000000" w:rsidR="00000000" w:rsidRPr="00000000">
        <w:rPr>
          <w:sz w:val="24"/>
          <w:szCs w:val="24"/>
          <w:rtl w:val="1"/>
        </w:rPr>
        <w:t xml:space="preserve">)”.</w:t>
      </w:r>
    </w:p>
    <w:p w:rsidR="00000000" w:rsidDel="00000000" w:rsidP="00000000" w:rsidRDefault="00000000" w:rsidRPr="00000000" w14:paraId="0000020A">
      <w:pPr>
        <w:bidi w:val="1"/>
        <w:spacing w:after="240" w:before="240" w:lineRule="auto"/>
        <w:ind w:right="-1174.724409448817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numPr>
          <w:ilvl w:val="0"/>
          <w:numId w:val="229"/>
        </w:numPr>
        <w:bidi w:val="1"/>
        <w:spacing w:after="0" w:afterAutospacing="0" w:before="240" w:lineRule="auto"/>
        <w:ind w:left="-1133.858267716535" w:right="-1174.7244094488178" w:firstLine="13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الأداء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والموثوقية</w:t>
      </w:r>
    </w:p>
    <w:p w:rsidR="00000000" w:rsidDel="00000000" w:rsidP="00000000" w:rsidRDefault="00000000" w:rsidRPr="00000000" w14:paraId="0000020C">
      <w:pPr>
        <w:numPr>
          <w:ilvl w:val="0"/>
          <w:numId w:val="62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إطار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أقل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ثانيتين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جهاز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متوسط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0"/>
        </w:rPr>
        <w:t xml:space="preserve">jank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أقل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1%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القوائم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الطويلة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D">
      <w:pPr>
        <w:numPr>
          <w:ilvl w:val="0"/>
          <w:numId w:val="62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فحص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حجم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البناء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دوريا</w:t>
      </w:r>
      <w:r w:rsidDel="00000000" w:rsidR="00000000" w:rsidRPr="00000000">
        <w:rPr>
          <w:sz w:val="24"/>
          <w:szCs w:val="24"/>
          <w:rtl w:val="1"/>
        </w:rPr>
        <w:t xml:space="preserve">ً </w:t>
      </w:r>
      <w:r w:rsidDel="00000000" w:rsidR="00000000" w:rsidRPr="00000000">
        <w:rPr>
          <w:sz w:val="24"/>
          <w:szCs w:val="24"/>
          <w:rtl w:val="1"/>
        </w:rPr>
        <w:t xml:space="preserve">باستخدام</w:t>
      </w:r>
      <w:r w:rsidDel="00000000" w:rsidR="00000000" w:rsidRPr="00000000">
        <w:rPr>
          <w:sz w:val="24"/>
          <w:szCs w:val="24"/>
          <w:rtl w:val="1"/>
        </w:rPr>
        <w:t xml:space="preserve"> --</w:t>
      </w:r>
      <w:r w:rsidDel="00000000" w:rsidR="00000000" w:rsidRPr="00000000">
        <w:rPr>
          <w:sz w:val="24"/>
          <w:szCs w:val="24"/>
          <w:rtl w:val="0"/>
        </w:rPr>
        <w:t xml:space="preserve">analyze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size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السماح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بزيادة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مبررة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E">
      <w:pPr>
        <w:numPr>
          <w:ilvl w:val="0"/>
          <w:numId w:val="62"/>
        </w:numPr>
        <w:bidi w:val="1"/>
        <w:spacing w:after="24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شاشات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خطأ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انقطاع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الشبكة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إعادة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المحاولة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وتجربة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استخدام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واضحة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F">
      <w:pPr>
        <w:bidi w:val="1"/>
        <w:spacing w:after="240" w:before="240" w:lineRule="auto"/>
        <w:ind w:right="-1174.724409448817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251"/>
        </w:numPr>
        <w:bidi w:val="1"/>
        <w:spacing w:after="0" w:afterAutospacing="0" w:before="240" w:lineRule="auto"/>
        <w:ind w:left="-1133.858267716535" w:right="-1174.7244094488178" w:firstLine="13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CI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CD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وقواعد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الدمج</w:t>
      </w:r>
    </w:p>
    <w:p w:rsidR="00000000" w:rsidDel="00000000" w:rsidP="00000000" w:rsidRDefault="00000000" w:rsidRPr="00000000" w14:paraId="00000211">
      <w:pPr>
        <w:numPr>
          <w:ilvl w:val="0"/>
          <w:numId w:val="131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منع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الدمج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Pull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Requests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نجاح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format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analyze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tests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build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12">
      <w:pPr>
        <w:numPr>
          <w:ilvl w:val="0"/>
          <w:numId w:val="131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بناء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dev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stage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prod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بنجاح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iOS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Android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13">
      <w:pPr>
        <w:numPr>
          <w:ilvl w:val="0"/>
          <w:numId w:val="131"/>
        </w:numPr>
        <w:bidi w:val="1"/>
        <w:spacing w:after="24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قالب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يطلب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لقطات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تغطية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للاختبارات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وأثر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التحليلات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والحجم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14">
      <w:pPr>
        <w:bidi w:val="1"/>
        <w:spacing w:after="240" w:before="240" w:lineRule="auto"/>
        <w:ind w:right="-1174.724409448817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0"/>
          <w:numId w:val="228"/>
        </w:numPr>
        <w:bidi w:val="1"/>
        <w:spacing w:after="0" w:afterAutospacing="0" w:before="240" w:lineRule="auto"/>
        <w:ind w:left="-1133.858267716535" w:right="-1174.7244094488178" w:firstLine="13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فحص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القبول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قبل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أي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دمج</w:t>
      </w:r>
    </w:p>
    <w:p w:rsidR="00000000" w:rsidDel="00000000" w:rsidP="00000000" w:rsidRDefault="00000000" w:rsidRPr="00000000" w14:paraId="00000216">
      <w:pPr>
        <w:numPr>
          <w:ilvl w:val="0"/>
          <w:numId w:val="83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نجاح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flutter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analyze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تحذيرات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17">
      <w:pPr>
        <w:numPr>
          <w:ilvl w:val="0"/>
          <w:numId w:val="83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نجاح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flutter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test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تغطية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≥ 70% </w:t>
      </w:r>
      <w:r w:rsidDel="00000000" w:rsidR="00000000" w:rsidRPr="00000000">
        <w:rPr>
          <w:sz w:val="24"/>
          <w:szCs w:val="24"/>
          <w:rtl w:val="1"/>
        </w:rPr>
        <w:t xml:space="preserve">للملفات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المتأثرة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18">
      <w:pPr>
        <w:numPr>
          <w:ilvl w:val="0"/>
          <w:numId w:val="83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نجاح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Integration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test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لتدفق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الشراء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COD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219">
      <w:pPr>
        <w:numPr>
          <w:ilvl w:val="0"/>
          <w:numId w:val="83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سلوك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Deep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Link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صفحة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منتج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عرض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1A">
      <w:pPr>
        <w:numPr>
          <w:ilvl w:val="0"/>
          <w:numId w:val="83"/>
        </w:numPr>
        <w:bidi w:val="1"/>
        <w:spacing w:after="24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تقرير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حجم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البناء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تمت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مراجعته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زيادة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مبررة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1B">
      <w:pPr>
        <w:pStyle w:val="Heading1"/>
        <w:keepNext w:val="0"/>
        <w:keepLines w:val="0"/>
        <w:bidi w:val="1"/>
        <w:spacing w:before="480" w:lineRule="auto"/>
        <w:ind w:left="-1133.858267716535" w:right="-1174.7244094488178" w:firstLine="135"/>
        <w:rPr>
          <w:b w:val="1"/>
          <w:sz w:val="26"/>
          <w:szCs w:val="26"/>
        </w:rPr>
      </w:pPr>
      <w:bookmarkStart w:colFirst="0" w:colLast="0" w:name="_doqvyzceradb" w:id="63"/>
      <w:bookmarkEnd w:id="63"/>
      <w:r w:rsidDel="00000000" w:rsidR="00000000" w:rsidRPr="00000000">
        <w:rPr>
          <w:b w:val="1"/>
          <w:sz w:val="26"/>
          <w:szCs w:val="26"/>
          <w:rtl w:val="1"/>
        </w:rPr>
        <w:t xml:space="preserve">خطوات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التحقق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العملية</w:t>
      </w:r>
      <w:r w:rsidDel="00000000" w:rsidR="00000000" w:rsidRPr="00000000">
        <w:rPr>
          <w:b w:val="1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sz w:val="26"/>
          <w:szCs w:val="26"/>
          <w:rtl w:val="1"/>
        </w:rPr>
        <w:t xml:space="preserve">تشغ</w:t>
      </w:r>
      <w:r w:rsidDel="00000000" w:rsidR="00000000" w:rsidRPr="00000000">
        <w:rPr>
          <w:b w:val="1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sz w:val="26"/>
          <w:szCs w:val="26"/>
          <w:rtl w:val="1"/>
        </w:rPr>
        <w:t xml:space="preserve">لونها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أنتم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وتوث</w:t>
      </w:r>
      <w:r w:rsidDel="00000000" w:rsidR="00000000" w:rsidRPr="00000000">
        <w:rPr>
          <w:b w:val="1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sz w:val="26"/>
          <w:szCs w:val="26"/>
          <w:rtl w:val="1"/>
        </w:rPr>
        <w:t xml:space="preserve">قون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النتيجة</w:t>
      </w:r>
      <w:r w:rsidDel="00000000" w:rsidR="00000000" w:rsidRPr="00000000">
        <w:rPr>
          <w:b w:val="1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21C">
      <w:pPr>
        <w:numPr>
          <w:ilvl w:val="0"/>
          <w:numId w:val="334"/>
        </w:numPr>
        <w:bidi w:val="1"/>
        <w:spacing w:after="0" w:afterAutospacing="0" w:before="24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تشغيل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dart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format</w:t>
      </w:r>
      <w:r w:rsidDel="00000000" w:rsidR="00000000" w:rsidRPr="00000000">
        <w:rPr>
          <w:sz w:val="24"/>
          <w:szCs w:val="24"/>
          <w:rtl w:val="0"/>
        </w:rPr>
        <w:t xml:space="preserve"> --</w:t>
      </w:r>
      <w:r w:rsidDel="00000000" w:rsidR="00000000" w:rsidRPr="00000000">
        <w:rPr>
          <w:sz w:val="24"/>
          <w:szCs w:val="24"/>
          <w:rtl w:val="0"/>
        </w:rPr>
        <w:t xml:space="preserve">set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exit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changed</w:t>
      </w:r>
      <w:r w:rsidDel="00000000" w:rsidR="00000000" w:rsidRPr="00000000">
        <w:rPr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21D">
      <w:pPr>
        <w:numPr>
          <w:ilvl w:val="0"/>
          <w:numId w:val="334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تشغيل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flutter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analyze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يجب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أخطاء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تحذيرات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21E">
      <w:pPr>
        <w:numPr>
          <w:ilvl w:val="0"/>
          <w:numId w:val="334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تشغيل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flutter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test</w:t>
      </w:r>
      <w:r w:rsidDel="00000000" w:rsidR="00000000" w:rsidRPr="00000000">
        <w:rPr>
          <w:sz w:val="24"/>
          <w:szCs w:val="24"/>
          <w:rtl w:val="0"/>
        </w:rPr>
        <w:t xml:space="preserve"> --</w:t>
      </w:r>
      <w:r w:rsidDel="00000000" w:rsidR="00000000" w:rsidRPr="00000000">
        <w:rPr>
          <w:sz w:val="24"/>
          <w:szCs w:val="24"/>
          <w:rtl w:val="0"/>
        </w:rPr>
        <w:t xml:space="preserve">coverage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توثيق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النسبة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21F">
      <w:pPr>
        <w:numPr>
          <w:ilvl w:val="0"/>
          <w:numId w:val="334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تشغيل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profile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mode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قياس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إطار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0"/>
        </w:rPr>
        <w:t xml:space="preserve">jank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DevTools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الشاشات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الرئيسية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قائمة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الفئة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السلة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الدفع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0">
      <w:pPr>
        <w:numPr>
          <w:ilvl w:val="0"/>
          <w:numId w:val="334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بناء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Android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Bundle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0"/>
        </w:rPr>
        <w:t xml:space="preserve">iOS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no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codesign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لبيئات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dev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0"/>
        </w:rPr>
        <w:t xml:space="preserve">stage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0"/>
        </w:rPr>
        <w:t xml:space="preserve">prod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1">
      <w:pPr>
        <w:numPr>
          <w:ilvl w:val="0"/>
          <w:numId w:val="334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محاكاة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شبكة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ضعيفة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وانقطاع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للتأكد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رسائل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الخطأ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وزر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إعادة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المحاولة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2">
      <w:pPr>
        <w:numPr>
          <w:ilvl w:val="0"/>
          <w:numId w:val="334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فتح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GA</w:t>
      </w:r>
      <w:r w:rsidDel="00000000" w:rsidR="00000000" w:rsidRPr="00000000">
        <w:rPr>
          <w:sz w:val="24"/>
          <w:szCs w:val="24"/>
          <w:rtl w:val="0"/>
        </w:rPr>
        <w:t xml:space="preserve">4 </w:t>
      </w:r>
      <w:r w:rsidDel="00000000" w:rsidR="00000000" w:rsidRPr="00000000">
        <w:rPr>
          <w:sz w:val="24"/>
          <w:szCs w:val="24"/>
          <w:rtl w:val="0"/>
        </w:rPr>
        <w:t xml:space="preserve">DebugView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والتحقق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وصول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أحداث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view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item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add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to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cart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begin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checkout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add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payment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info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COD</w:t>
      </w:r>
      <w:r w:rsidDel="00000000" w:rsidR="00000000" w:rsidRPr="00000000">
        <w:rPr>
          <w:sz w:val="24"/>
          <w:szCs w:val="24"/>
          <w:rtl w:val="0"/>
        </w:rPr>
        <w:t xml:space="preserve">)، </w:t>
      </w:r>
      <w:r w:rsidDel="00000000" w:rsidR="00000000" w:rsidRPr="00000000">
        <w:rPr>
          <w:sz w:val="24"/>
          <w:szCs w:val="24"/>
          <w:rtl w:val="0"/>
        </w:rPr>
        <w:t xml:space="preserve">purchase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بالقيم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الصحيحة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3">
      <w:pPr>
        <w:numPr>
          <w:ilvl w:val="0"/>
          <w:numId w:val="334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اختبار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RTL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وتكبير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الخط</w:t>
      </w:r>
      <w:r w:rsidDel="00000000" w:rsidR="00000000" w:rsidRPr="00000000">
        <w:rPr>
          <w:sz w:val="24"/>
          <w:szCs w:val="24"/>
          <w:rtl w:val="1"/>
        </w:rPr>
        <w:t xml:space="preserve"> 1.3×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1.6×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الشاشات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مراجعة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لقطات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4">
      <w:pPr>
        <w:numPr>
          <w:ilvl w:val="0"/>
          <w:numId w:val="334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اختبار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Deep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Link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صفحة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منتج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صفحة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عروض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5">
      <w:pPr>
        <w:numPr>
          <w:ilvl w:val="0"/>
          <w:numId w:val="334"/>
        </w:numPr>
        <w:bidi w:val="1"/>
        <w:spacing w:after="24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مراجعة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أسرار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المستودع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وأن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التخزين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المحلي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للرموز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الحساسة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مشف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ر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6">
      <w:pPr>
        <w:pStyle w:val="Heading1"/>
        <w:keepNext w:val="0"/>
        <w:keepLines w:val="0"/>
        <w:bidi w:val="1"/>
        <w:spacing w:before="480" w:lineRule="auto"/>
        <w:ind w:left="-1133.858267716535" w:right="-1174.7244094488178" w:firstLine="135"/>
        <w:rPr>
          <w:b w:val="1"/>
          <w:sz w:val="26"/>
          <w:szCs w:val="26"/>
        </w:rPr>
      </w:pPr>
      <w:bookmarkStart w:colFirst="0" w:colLast="0" w:name="_aifu9yo3qu72" w:id="64"/>
      <w:bookmarkEnd w:id="64"/>
      <w:r w:rsidDel="00000000" w:rsidR="00000000" w:rsidRPr="00000000">
        <w:rPr>
          <w:b w:val="1"/>
          <w:sz w:val="26"/>
          <w:szCs w:val="26"/>
          <w:rtl w:val="1"/>
        </w:rPr>
        <w:t xml:space="preserve">ملخص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الاستفادة</w:t>
      </w:r>
    </w:p>
    <w:p w:rsidR="00000000" w:rsidDel="00000000" w:rsidP="00000000" w:rsidRDefault="00000000" w:rsidRPr="00000000" w14:paraId="00000227">
      <w:pPr>
        <w:numPr>
          <w:ilvl w:val="0"/>
          <w:numId w:val="16"/>
        </w:numPr>
        <w:bidi w:val="1"/>
        <w:spacing w:after="0" w:afterAutospacing="0" w:before="24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توحيد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البنية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يقلل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الديون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التقنية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ويجعل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الإضافة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والصيانة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أسرع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وأقل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أخطاء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8">
      <w:pPr>
        <w:numPr>
          <w:ilvl w:val="0"/>
          <w:numId w:val="16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منع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تسر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الشبكة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الواجهة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يعز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الاختبار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وإعادة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الاستخدام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9">
      <w:pPr>
        <w:numPr>
          <w:ilvl w:val="0"/>
          <w:numId w:val="16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إدارة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تقلل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إعادة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البناء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وتحس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الأداء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A">
      <w:pPr>
        <w:numPr>
          <w:ilvl w:val="0"/>
          <w:numId w:val="16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تصميم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0"/>
        </w:rPr>
        <w:t xml:space="preserve">RTL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صحيح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يرفع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جودة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التجربة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خصوصا</w:t>
      </w:r>
      <w:r w:rsidDel="00000000" w:rsidR="00000000" w:rsidRPr="00000000">
        <w:rPr>
          <w:sz w:val="24"/>
          <w:szCs w:val="24"/>
          <w:rtl w:val="1"/>
        </w:rPr>
        <w:t xml:space="preserve">ً </w:t>
      </w:r>
      <w:r w:rsidDel="00000000" w:rsidR="00000000" w:rsidRPr="00000000">
        <w:rPr>
          <w:sz w:val="24"/>
          <w:szCs w:val="24"/>
          <w:rtl w:val="1"/>
        </w:rPr>
        <w:t xml:space="preserve">للعربية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B">
      <w:pPr>
        <w:numPr>
          <w:ilvl w:val="0"/>
          <w:numId w:val="16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التحليلات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المعيارية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تمنح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رؤية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دقيقة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لمسار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الشراء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وتسه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التسويق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C">
      <w:pPr>
        <w:numPr>
          <w:ilvl w:val="0"/>
          <w:numId w:val="16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اختبارات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كافية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CI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تقللان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الأعطال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وتمنعان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regressions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D">
      <w:pPr>
        <w:numPr>
          <w:ilvl w:val="0"/>
          <w:numId w:val="16"/>
        </w:numPr>
        <w:bidi w:val="1"/>
        <w:spacing w:after="0" w:afterAutospacing="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مراقبة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الحجم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والأداء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تحافظ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التطبيق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الأجهزة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المتوسطة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والضعيفة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E">
      <w:pPr>
        <w:numPr>
          <w:ilvl w:val="0"/>
          <w:numId w:val="16"/>
        </w:numPr>
        <w:bidi w:val="1"/>
        <w:spacing w:after="240" w:before="0" w:beforeAutospacing="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وخصوصية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صحيحان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يحميان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ويكسبان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المستخدم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F">
      <w:pPr>
        <w:bidi w:val="1"/>
        <w:spacing w:after="240" w:before="240" w:lineRule="auto"/>
        <w:ind w:left="-1133.858267716535" w:right="-1174.7244094488178" w:firstLine="13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bidi w:val="1"/>
        <w:ind w:left="-1133.858267716535" w:right="-1174.7244094488178" w:firstLine="135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kr6s2ftfjrc2" w:id="65"/>
      <w:bookmarkEnd w:id="6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لمعرفة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مستوئ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بنية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flutter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l80fap2uuwx4" w:id="66"/>
      <w:bookmarkEnd w:id="66"/>
      <w:commentRangeStart w:id="23"/>
      <w:r w:rsidDel="00000000" w:rsidR="00000000" w:rsidRPr="00000000">
        <w:rPr>
          <w:b w:val="1"/>
          <w:sz w:val="46"/>
          <w:szCs w:val="46"/>
          <w:rtl w:val="1"/>
        </w:rPr>
        <w:t xml:space="preserve">لمعرفة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مستوئ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بنية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التطبيق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flutter</w:t>
      </w:r>
      <w:commentRangeEnd w:id="23"/>
      <w:r w:rsidDel="00000000" w:rsidR="00000000" w:rsidRPr="00000000">
        <w:commentReference w:id="2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x4xma666277h" w:id="67"/>
      <w:bookmarkEnd w:id="6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الهيكل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المعماري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Architecture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37">
      <w:pPr>
        <w:numPr>
          <w:ilvl w:val="0"/>
          <w:numId w:val="7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مفصولة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Presentation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) /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Cases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Entities</w:t>
      </w:r>
      <w:r w:rsidDel="00000000" w:rsidR="00000000" w:rsidRPr="00000000">
        <w:rPr>
          <w:rtl w:val="0"/>
        </w:rPr>
        <w:t xml:space="preserve">) /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Repositories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sources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38">
      <w:pPr>
        <w:numPr>
          <w:ilvl w:val="0"/>
          <w:numId w:val="7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المشروع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Bloc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Cubit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Riverpod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Widgets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9">
      <w:pPr>
        <w:numPr>
          <w:ilvl w:val="0"/>
          <w:numId w:val="7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حقن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تبعيات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Riverpod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providers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العليا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A">
      <w:pPr>
        <w:numPr>
          <w:ilvl w:val="0"/>
          <w:numId w:val="7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Feature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Module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Package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features/catalog/…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features/cart/…</w:t>
      </w:r>
    </w:p>
    <w:p w:rsidR="00000000" w:rsidDel="00000000" w:rsidP="00000000" w:rsidRDefault="00000000" w:rsidRPr="00000000" w14:paraId="0000023B">
      <w:pPr>
        <w:numPr>
          <w:ilvl w:val="0"/>
          <w:numId w:val="7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العقود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أولا</w:t>
      </w:r>
      <w:r w:rsidDel="00000000" w:rsidR="00000000" w:rsidRPr="00000000">
        <w:rPr>
          <w:rtl w:val="1"/>
        </w:rPr>
        <w:t xml:space="preserve">ً: 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Repositories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وتنفيذها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اختبار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سريع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SharedPreferences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Bloc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sources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C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ee6dlqva8qey" w:id="68"/>
      <w:bookmarkEnd w:id="6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2) </w:t>
      </w:r>
      <w:r w:rsidDel="00000000" w:rsidR="00000000" w:rsidRPr="00000000">
        <w:rPr>
          <w:b w:val="1"/>
          <w:sz w:val="46"/>
          <w:szCs w:val="46"/>
          <w:rtl w:val="1"/>
        </w:rPr>
        <w:t xml:space="preserve">بنية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المشروع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والملفات</w:t>
      </w:r>
    </w:p>
    <w:p w:rsidR="00000000" w:rsidDel="00000000" w:rsidP="00000000" w:rsidRDefault="00000000" w:rsidRPr="00000000" w14:paraId="0000023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lib/</w:t>
      </w:r>
    </w:p>
    <w:p w:rsidR="00000000" w:rsidDel="00000000" w:rsidP="00000000" w:rsidRDefault="00000000" w:rsidRPr="00000000" w14:paraId="0000023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core/ (errors, utils, theming, config)</w:t>
      </w:r>
    </w:p>
    <w:p w:rsidR="00000000" w:rsidDel="00000000" w:rsidP="00000000" w:rsidRDefault="00000000" w:rsidRPr="00000000" w14:paraId="0000023F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features/</w:t>
      </w:r>
    </w:p>
    <w:p w:rsidR="00000000" w:rsidDel="00000000" w:rsidP="00000000" w:rsidRDefault="00000000" w:rsidRPr="00000000" w14:paraId="0000024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auth/</w:t>
      </w:r>
    </w:p>
    <w:p w:rsidR="00000000" w:rsidDel="00000000" w:rsidP="00000000" w:rsidRDefault="00000000" w:rsidRPr="00000000" w14:paraId="0000024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presentation/</w:t>
      </w:r>
    </w:p>
    <w:p w:rsidR="00000000" w:rsidDel="00000000" w:rsidP="00000000" w:rsidRDefault="00000000" w:rsidRPr="00000000" w14:paraId="0000024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domain/</w:t>
      </w:r>
    </w:p>
    <w:p w:rsidR="00000000" w:rsidDel="00000000" w:rsidP="00000000" w:rsidRDefault="00000000" w:rsidRPr="00000000" w14:paraId="0000024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data/</w:t>
      </w:r>
    </w:p>
    <w:p w:rsidR="00000000" w:rsidDel="00000000" w:rsidP="00000000" w:rsidRDefault="00000000" w:rsidRPr="00000000" w14:paraId="0000024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catalog/</w:t>
      </w:r>
    </w:p>
    <w:p w:rsidR="00000000" w:rsidDel="00000000" w:rsidP="00000000" w:rsidRDefault="00000000" w:rsidRPr="00000000" w14:paraId="0000024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cart/</w:t>
      </w:r>
    </w:p>
    <w:p w:rsidR="00000000" w:rsidDel="00000000" w:rsidP="00000000" w:rsidRDefault="00000000" w:rsidRPr="00000000" w14:paraId="0000024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app.dart (root)</w:t>
      </w:r>
    </w:p>
    <w:p w:rsidR="00000000" w:rsidDel="00000000" w:rsidP="00000000" w:rsidRDefault="00000000" w:rsidRPr="00000000" w14:paraId="0000024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main_[env].dart</w:t>
      </w:r>
    </w:p>
    <w:p w:rsidR="00000000" w:rsidDel="00000000" w:rsidP="00000000" w:rsidRDefault="00000000" w:rsidRPr="00000000" w14:paraId="00000248">
      <w:pPr>
        <w:numPr>
          <w:ilvl w:val="0"/>
          <w:numId w:val="31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numPr>
          <w:ilvl w:val="0"/>
          <w:numId w:val="3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عملاقة</w:t>
      </w:r>
      <w:r w:rsidDel="00000000" w:rsidR="00000000" w:rsidRPr="00000000">
        <w:rPr>
          <w:rtl w:val="1"/>
        </w:rPr>
        <w:t xml:space="preserve">”: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&gt; 300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تفكيك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A">
      <w:pPr>
        <w:numPr>
          <w:ilvl w:val="0"/>
          <w:numId w:val="31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بديهية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وتعليقات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للمقاطع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اختبار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سريع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features/*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presentation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B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6bmx8z7a74ad" w:id="69"/>
      <w:bookmarkEnd w:id="6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3)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الجودة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الساكنة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Linting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Style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4C">
      <w:pPr>
        <w:numPr>
          <w:ilvl w:val="0"/>
          <w:numId w:val="26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flutter_lints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very_good_analysis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Formatter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D">
      <w:pPr>
        <w:numPr>
          <w:ilvl w:val="0"/>
          <w:numId w:val="26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تحذيرات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E">
      <w:pPr>
        <w:numPr>
          <w:ilvl w:val="0"/>
          <w:numId w:val="26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كوميتات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بمعيارية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Conventional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Commits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b w:val="1"/>
          <w:rtl w:val="1"/>
        </w:rPr>
        <w:t xml:space="preserve">أوامر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analyze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dart format --output=none --set-exit-if-changed .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F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aec8ql6pz0up" w:id="70"/>
      <w:bookmarkEnd w:id="7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4)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الاختبارات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والتغطية</w:t>
      </w:r>
    </w:p>
    <w:p w:rsidR="00000000" w:rsidDel="00000000" w:rsidP="00000000" w:rsidRDefault="00000000" w:rsidRPr="00000000" w14:paraId="00000250">
      <w:pPr>
        <w:numPr>
          <w:ilvl w:val="0"/>
          <w:numId w:val="2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Cases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Repositories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1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Widget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القوائم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التفاصيل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52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Patrol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Driver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Integration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لتدفق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3">
      <w:pPr>
        <w:numPr>
          <w:ilvl w:val="0"/>
          <w:numId w:val="2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للتغطية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≥ 60%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ارفعه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تدريجي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80%).</w:t>
        <w:br w:type="textWrapping"/>
      </w:r>
      <w:r w:rsidDel="00000000" w:rsidR="00000000" w:rsidRPr="00000000">
        <w:rPr>
          <w:b w:val="1"/>
          <w:rtl w:val="1"/>
        </w:rPr>
        <w:t xml:space="preserve">أوامر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test --coverage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lcov.info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54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6ldx2eycoyhv" w:id="71"/>
      <w:bookmarkEnd w:id="7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5)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الأداء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والقياسات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Performance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Budgets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55">
      <w:pPr>
        <w:numPr>
          <w:ilvl w:val="0"/>
          <w:numId w:val="34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): </w:t>
      </w:r>
      <w:r w:rsidDel="00000000" w:rsidR="00000000" w:rsidRPr="00000000">
        <w:rPr>
          <w:b w:val="1"/>
          <w:rtl w:val="0"/>
        </w:rPr>
        <w:t xml:space="preserve">&lt; 2.5s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متوسطة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6">
      <w:pPr>
        <w:numPr>
          <w:ilvl w:val="0"/>
          <w:numId w:val="3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IPA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&lt; 30–40MB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مفرطة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57">
      <w:pPr>
        <w:numPr>
          <w:ilvl w:val="0"/>
          <w:numId w:val="3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الثقيلة</w:t>
      </w:r>
      <w:r w:rsidDel="00000000" w:rsidR="00000000" w:rsidRPr="00000000">
        <w:rPr>
          <w:rtl w:val="1"/>
        </w:rPr>
        <w:t xml:space="preserve"> (&gt; 55</w:t>
      </w:r>
      <w:r w:rsidDel="00000000" w:rsidR="00000000" w:rsidRPr="00000000">
        <w:rPr>
          <w:rtl w:val="0"/>
        </w:rPr>
        <w:t xml:space="preserve">fps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58">
      <w:pPr>
        <w:numPr>
          <w:ilvl w:val="0"/>
          <w:numId w:val="34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DevTools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b w:val="1"/>
          <w:rtl w:val="1"/>
        </w:rPr>
        <w:t xml:space="preserve">أوامر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DevTools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) + </w:t>
      </w:r>
      <w:r w:rsidDel="00000000" w:rsidR="00000000" w:rsidRPr="00000000">
        <w:rPr>
          <w:rtl w:val="0"/>
        </w:rPr>
        <w:t xml:space="preserve">Profile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9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8qd59y5884l7" w:id="72"/>
      <w:bookmarkEnd w:id="7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6)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الشبكة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والـ</w:t>
      </w:r>
      <w:r w:rsidDel="00000000" w:rsidR="00000000" w:rsidRPr="00000000">
        <w:rPr>
          <w:b w:val="1"/>
          <w:sz w:val="46"/>
          <w:szCs w:val="46"/>
          <w:rtl w:val="0"/>
        </w:rPr>
        <w:t xml:space="preserve">API</w:t>
      </w:r>
    </w:p>
    <w:p w:rsidR="00000000" w:rsidDel="00000000" w:rsidP="00000000" w:rsidRDefault="00000000" w:rsidRPr="00000000" w14:paraId="0000025A">
      <w:pPr>
        <w:numPr>
          <w:ilvl w:val="0"/>
          <w:numId w:val="26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Dio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Interceptors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Retry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Logging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5B">
      <w:pPr>
        <w:numPr>
          <w:ilvl w:val="0"/>
          <w:numId w:val="2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Failure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types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C">
      <w:pPr>
        <w:numPr>
          <w:ilvl w:val="0"/>
          <w:numId w:val="2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Timeouts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Retry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backoff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D">
      <w:pPr>
        <w:numPr>
          <w:ilvl w:val="0"/>
          <w:numId w:val="26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Models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serializable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وليس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”.</w:t>
        <w:br w:type="textWrapping"/>
      </w:r>
      <w:r w:rsidDel="00000000" w:rsidR="00000000" w:rsidRPr="00000000">
        <w:rPr>
          <w:b w:val="1"/>
          <w:rtl w:val="1"/>
        </w:rPr>
        <w:t xml:space="preserve">اختبار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سريع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Retry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E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1w975xh6uw0g" w:id="73"/>
      <w:bookmarkEnd w:id="7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7)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الاعتمادات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والبيئات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Config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Secrets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5F">
      <w:pPr>
        <w:numPr>
          <w:ilvl w:val="0"/>
          <w:numId w:val="9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main_dev.dart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main_prod.dart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lib/core/config/app_config.dart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0">
      <w:pPr>
        <w:numPr>
          <w:ilvl w:val="0"/>
          <w:numId w:val="9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repo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Remote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61">
      <w:pPr>
        <w:numPr>
          <w:ilvl w:val="0"/>
          <w:numId w:val="9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Feature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Flags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لتفعيل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2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agwxafpy87wr" w:id="74"/>
      <w:bookmarkEnd w:id="7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8)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الاعتمادية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والمرونة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Offline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Caching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63">
      <w:pPr>
        <w:numPr>
          <w:ilvl w:val="0"/>
          <w:numId w:val="16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Hive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Isar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Sqflite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للمنتجات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4">
      <w:pPr>
        <w:numPr>
          <w:ilvl w:val="0"/>
          <w:numId w:val="16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Offline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انقطاع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65">
      <w:pPr>
        <w:numPr>
          <w:ilvl w:val="0"/>
          <w:numId w:val="16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مزامنة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مؤجلة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Queued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writes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6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2fh5m7w05agm" w:id="75"/>
      <w:bookmarkEnd w:id="7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9)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الرصد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والأعطال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Observability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67">
      <w:pPr>
        <w:numPr>
          <w:ilvl w:val="0"/>
          <w:numId w:val="22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release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channel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build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number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68">
      <w:pPr>
        <w:numPr>
          <w:ilvl w:val="0"/>
          <w:numId w:val="2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مضبوطة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wrapper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Info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Warning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0"/>
        </w:rPr>
        <w:t xml:space="preserve">release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9">
      <w:pPr>
        <w:numPr>
          <w:ilvl w:val="0"/>
          <w:numId w:val="22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Crash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free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sessions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≥ 99.5%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ANR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منخفضة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2%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A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dawg2ws5onal" w:id="76"/>
      <w:bookmarkEnd w:id="7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10)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الأمان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والخصوصية</w:t>
      </w:r>
    </w:p>
    <w:p w:rsidR="00000000" w:rsidDel="00000000" w:rsidP="00000000" w:rsidRDefault="00000000" w:rsidRPr="00000000" w14:paraId="0000026B">
      <w:pPr>
        <w:numPr>
          <w:ilvl w:val="0"/>
          <w:numId w:val="31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C">
      <w:pPr>
        <w:numPr>
          <w:ilvl w:val="0"/>
          <w:numId w:val="31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الشهادات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أمكن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D">
      <w:pPr>
        <w:numPr>
          <w:ilvl w:val="0"/>
          <w:numId w:val="31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الثالث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أذونات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تحتاجه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6E">
      <w:pPr>
        <w:numPr>
          <w:ilvl w:val="0"/>
          <w:numId w:val="31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العميقة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المعطيات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6F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nutuv590fgkp" w:id="77"/>
      <w:bookmarkEnd w:id="7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11)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واجهة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المستخدم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UX</w:t>
      </w:r>
      <w:r w:rsidDel="00000000" w:rsidR="00000000" w:rsidRPr="00000000">
        <w:rPr>
          <w:b w:val="1"/>
          <w:sz w:val="46"/>
          <w:szCs w:val="46"/>
          <w:rtl w:val="0"/>
        </w:rPr>
        <w:t xml:space="preserve">/</w:t>
      </w:r>
      <w:r w:rsidDel="00000000" w:rsidR="00000000" w:rsidRPr="00000000">
        <w:rPr>
          <w:b w:val="1"/>
          <w:sz w:val="46"/>
          <w:szCs w:val="46"/>
          <w:rtl w:val="0"/>
        </w:rPr>
        <w:t xml:space="preserve">UI</w:t>
      </w:r>
      <w:r w:rsidDel="00000000" w:rsidR="00000000" w:rsidRPr="00000000">
        <w:rPr>
          <w:b w:val="1"/>
          <w:sz w:val="46"/>
          <w:szCs w:val="46"/>
          <w:rtl w:val="1"/>
        </w:rPr>
        <w:t xml:space="preserve">) </w:t>
      </w:r>
      <w:r w:rsidDel="00000000" w:rsidR="00000000" w:rsidRPr="00000000">
        <w:rPr>
          <w:b w:val="1"/>
          <w:sz w:val="46"/>
          <w:szCs w:val="46"/>
          <w:rtl w:val="1"/>
        </w:rPr>
        <w:t xml:space="preserve">و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i</w:t>
      </w:r>
      <w:r w:rsidDel="00000000" w:rsidR="00000000" w:rsidRPr="00000000">
        <w:rPr>
          <w:b w:val="1"/>
          <w:sz w:val="46"/>
          <w:szCs w:val="46"/>
          <w:rtl w:val="0"/>
        </w:rPr>
        <w:t xml:space="preserve">18</w:t>
      </w:r>
      <w:r w:rsidDel="00000000" w:rsidR="00000000" w:rsidRPr="00000000">
        <w:rPr>
          <w:b w:val="1"/>
          <w:sz w:val="46"/>
          <w:szCs w:val="46"/>
          <w:rtl w:val="0"/>
        </w:rPr>
        <w:t xml:space="preserve">n</w:t>
      </w:r>
      <w:r w:rsidDel="00000000" w:rsidR="00000000" w:rsidRPr="00000000">
        <w:rPr>
          <w:b w:val="1"/>
          <w:sz w:val="46"/>
          <w:szCs w:val="46"/>
          <w:rtl w:val="0"/>
        </w:rPr>
        <w:t xml:space="preserve">/</w:t>
      </w:r>
      <w:r w:rsidDel="00000000" w:rsidR="00000000" w:rsidRPr="00000000">
        <w:rPr>
          <w:b w:val="1"/>
          <w:sz w:val="46"/>
          <w:szCs w:val="46"/>
          <w:rtl w:val="0"/>
        </w:rPr>
        <w:t xml:space="preserve">a</w:t>
      </w:r>
      <w:r w:rsidDel="00000000" w:rsidR="00000000" w:rsidRPr="00000000">
        <w:rPr>
          <w:b w:val="1"/>
          <w:sz w:val="46"/>
          <w:szCs w:val="46"/>
          <w:rtl w:val="0"/>
        </w:rPr>
        <w:t xml:space="preserve">11</w:t>
      </w:r>
      <w:r w:rsidDel="00000000" w:rsidR="00000000" w:rsidRPr="00000000">
        <w:rPr>
          <w:b w:val="1"/>
          <w:sz w:val="46"/>
          <w:szCs w:val="46"/>
          <w:rtl w:val="0"/>
        </w:rPr>
        <w:t xml:space="preserve">y</w:t>
      </w:r>
    </w:p>
    <w:p w:rsidR="00000000" w:rsidDel="00000000" w:rsidP="00000000" w:rsidRDefault="00000000" w:rsidRPr="00000000" w14:paraId="00000270">
      <w:pPr>
        <w:numPr>
          <w:ilvl w:val="0"/>
          <w:numId w:val="24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Light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Dark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وخامات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Spacing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Radius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Typography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71">
      <w:pPr>
        <w:numPr>
          <w:ilvl w:val="0"/>
          <w:numId w:val="24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ARB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Intl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الأكواد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2">
      <w:pPr>
        <w:numPr>
          <w:ilvl w:val="0"/>
          <w:numId w:val="24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إمكانية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TextScale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Semantics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Contrast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73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a25eyc1zvd9y" w:id="78"/>
      <w:bookmarkEnd w:id="7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12)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التحليلات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والمنتج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Analytics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74">
      <w:pPr>
        <w:numPr>
          <w:ilvl w:val="0"/>
          <w:numId w:val="12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المعاملات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طلق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75">
      <w:pPr>
        <w:numPr>
          <w:ilvl w:val="0"/>
          <w:numId w:val="1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Properties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المدينة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الخصوصية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76">
      <w:pPr>
        <w:numPr>
          <w:ilvl w:val="0"/>
          <w:numId w:val="1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Funnel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للشراء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بدء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تأكيد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7">
      <w:pPr>
        <w:numPr>
          <w:ilvl w:val="0"/>
          <w:numId w:val="12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اتساق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وبيانات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8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74s7nmf36h9b" w:id="79"/>
      <w:bookmarkEnd w:id="7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13)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الأتمتة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والإطلاق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CI</w:t>
      </w:r>
      <w:r w:rsidDel="00000000" w:rsidR="00000000" w:rsidRPr="00000000">
        <w:rPr>
          <w:b w:val="1"/>
          <w:sz w:val="46"/>
          <w:szCs w:val="46"/>
          <w:rtl w:val="0"/>
        </w:rPr>
        <w:t xml:space="preserve">/</w:t>
      </w:r>
      <w:r w:rsidDel="00000000" w:rsidR="00000000" w:rsidRPr="00000000">
        <w:rPr>
          <w:b w:val="1"/>
          <w:sz w:val="46"/>
          <w:szCs w:val="46"/>
          <w:rtl w:val="0"/>
        </w:rPr>
        <w:t xml:space="preserve">CD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79">
      <w:pPr>
        <w:numPr>
          <w:ilvl w:val="0"/>
          <w:numId w:val="3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بايبلاين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7A">
      <w:pPr>
        <w:numPr>
          <w:ilvl w:val="1"/>
          <w:numId w:val="3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Format &amp; Lint</w:t>
      </w:r>
    </w:p>
    <w:p w:rsidR="00000000" w:rsidDel="00000000" w:rsidP="00000000" w:rsidRDefault="00000000" w:rsidRPr="00000000" w14:paraId="0000027B">
      <w:pPr>
        <w:numPr>
          <w:ilvl w:val="1"/>
          <w:numId w:val="3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Tests + Coverage Gate</w:t>
      </w:r>
    </w:p>
    <w:p w:rsidR="00000000" w:rsidDel="00000000" w:rsidP="00000000" w:rsidRDefault="00000000" w:rsidRPr="00000000" w14:paraId="0000027C">
      <w:pPr>
        <w:numPr>
          <w:ilvl w:val="1"/>
          <w:numId w:val="3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Build (dev/stage/prod)</w:t>
      </w:r>
    </w:p>
    <w:p w:rsidR="00000000" w:rsidDel="00000000" w:rsidP="00000000" w:rsidRDefault="00000000" w:rsidRPr="00000000" w14:paraId="0000027D">
      <w:pPr>
        <w:numPr>
          <w:ilvl w:val="1"/>
          <w:numId w:val="3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Signing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Versioning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</w:t>
      </w:r>
    </w:p>
    <w:p w:rsidR="00000000" w:rsidDel="00000000" w:rsidP="00000000" w:rsidRDefault="00000000" w:rsidRPr="00000000" w14:paraId="0000027E">
      <w:pPr>
        <w:numPr>
          <w:ilvl w:val="1"/>
          <w:numId w:val="3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Distribution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TestFlight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7F">
      <w:pPr>
        <w:numPr>
          <w:ilvl w:val="0"/>
          <w:numId w:val="3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Release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Tags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0">
      <w:pPr>
        <w:numPr>
          <w:ilvl w:val="0"/>
          <w:numId w:val="3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فحوصات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الإطلاق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release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checklist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81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du4f2tnta6l2" w:id="80"/>
      <w:bookmarkEnd w:id="8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14)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الوثائق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والح</w:t>
      </w:r>
      <w:r w:rsidDel="00000000" w:rsidR="00000000" w:rsidRPr="00000000">
        <w:rPr>
          <w:b w:val="1"/>
          <w:sz w:val="46"/>
          <w:szCs w:val="46"/>
          <w:rtl w:val="1"/>
        </w:rPr>
        <w:t xml:space="preserve">َ</w:t>
      </w:r>
      <w:r w:rsidDel="00000000" w:rsidR="00000000" w:rsidRPr="00000000">
        <w:rPr>
          <w:b w:val="1"/>
          <w:sz w:val="46"/>
          <w:szCs w:val="46"/>
          <w:rtl w:val="1"/>
        </w:rPr>
        <w:t xml:space="preserve">و</w:t>
      </w:r>
      <w:r w:rsidDel="00000000" w:rsidR="00000000" w:rsidRPr="00000000">
        <w:rPr>
          <w:b w:val="1"/>
          <w:sz w:val="46"/>
          <w:szCs w:val="46"/>
          <w:rtl w:val="1"/>
        </w:rPr>
        <w:t xml:space="preserve">ْ</w:t>
      </w:r>
      <w:r w:rsidDel="00000000" w:rsidR="00000000" w:rsidRPr="00000000">
        <w:rPr>
          <w:b w:val="1"/>
          <w:sz w:val="46"/>
          <w:szCs w:val="46"/>
          <w:rtl w:val="1"/>
        </w:rPr>
        <w:t xml:space="preserve">كمة</w:t>
      </w:r>
    </w:p>
    <w:p w:rsidR="00000000" w:rsidDel="00000000" w:rsidP="00000000" w:rsidRDefault="00000000" w:rsidRPr="00000000" w14:paraId="00000282">
      <w:pPr>
        <w:numPr>
          <w:ilvl w:val="0"/>
          <w:numId w:val="23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README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هندسي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وكيفية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Feature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3">
      <w:pPr>
        <w:numPr>
          <w:ilvl w:val="0"/>
          <w:numId w:val="2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قرارات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معمارية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ADR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4">
      <w:pPr>
        <w:numPr>
          <w:ilvl w:val="0"/>
          <w:numId w:val="2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مساهمة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CONTRIBUTING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5">
      <w:pPr>
        <w:numPr>
          <w:ilvl w:val="0"/>
          <w:numId w:val="23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تبعيات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وتبريرها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2urcfqa37tuk" w:id="81"/>
      <w:bookmarkEnd w:id="81"/>
      <w:r w:rsidDel="00000000" w:rsidR="00000000" w:rsidRPr="00000000">
        <w:rPr>
          <w:b w:val="1"/>
          <w:sz w:val="34"/>
          <w:szCs w:val="34"/>
          <w:rtl w:val="1"/>
        </w:rPr>
        <w:t xml:space="preserve">خطة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تدقيق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عملية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(3 </w:t>
      </w:r>
      <w:r w:rsidDel="00000000" w:rsidR="00000000" w:rsidRPr="00000000">
        <w:rPr>
          <w:b w:val="1"/>
          <w:sz w:val="34"/>
          <w:szCs w:val="34"/>
          <w:rtl w:val="1"/>
        </w:rPr>
        <w:t xml:space="preserve">أيام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88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اليوم</w:t>
      </w:r>
      <w:r w:rsidDel="00000000" w:rsidR="00000000" w:rsidRPr="00000000">
        <w:rPr>
          <w:b w:val="1"/>
          <w:rtl w:val="1"/>
        </w:rPr>
        <w:t xml:space="preserve"> 1:</w:t>
      </w:r>
    </w:p>
    <w:p w:rsidR="00000000" w:rsidDel="00000000" w:rsidP="00000000" w:rsidRDefault="00000000" w:rsidRPr="00000000" w14:paraId="00000289">
      <w:pPr>
        <w:numPr>
          <w:ilvl w:val="0"/>
          <w:numId w:val="186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والطبقات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هيكل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Analyze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Secrets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المخرجات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أولوية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A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اليوم</w:t>
      </w:r>
      <w:r w:rsidDel="00000000" w:rsidR="00000000" w:rsidRPr="00000000">
        <w:rPr>
          <w:b w:val="1"/>
          <w:rtl w:val="1"/>
        </w:rPr>
        <w:t xml:space="preserve"> 2:</w:t>
      </w:r>
    </w:p>
    <w:p w:rsidR="00000000" w:rsidDel="00000000" w:rsidP="00000000" w:rsidRDefault="00000000" w:rsidRPr="00000000" w14:paraId="0000028B">
      <w:pPr>
        <w:numPr>
          <w:ilvl w:val="0"/>
          <w:numId w:val="27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DevTools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Offline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المخرجات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أرقام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FPS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build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8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اليوم</w:t>
      </w:r>
      <w:r w:rsidDel="00000000" w:rsidR="00000000" w:rsidRPr="00000000">
        <w:rPr>
          <w:b w:val="1"/>
          <w:rtl w:val="1"/>
        </w:rPr>
        <w:t xml:space="preserve"> 3:</w:t>
      </w:r>
    </w:p>
    <w:p w:rsidR="00000000" w:rsidDel="00000000" w:rsidP="00000000" w:rsidRDefault="00000000" w:rsidRPr="00000000" w14:paraId="0000028D">
      <w:pPr>
        <w:numPr>
          <w:ilvl w:val="0"/>
          <w:numId w:val="176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Observability (Crashlytics)، Analytics map، CI/CD، UX/i18n/a11y.</w:t>
        <w:br w:type="textWrapping"/>
      </w:r>
      <w:r w:rsidDel="00000000" w:rsidR="00000000" w:rsidRPr="00000000">
        <w:rPr>
          <w:b w:val="1"/>
          <w:rtl w:val="1"/>
        </w:rPr>
        <w:t xml:space="preserve">المخرجات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تحسينات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budgets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E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7wd67xl3oi3" w:id="82"/>
      <w:bookmarkEnd w:id="82"/>
      <w:r w:rsidDel="00000000" w:rsidR="00000000" w:rsidRPr="00000000">
        <w:rPr>
          <w:b w:val="1"/>
          <w:sz w:val="34"/>
          <w:szCs w:val="34"/>
          <w:rtl w:val="1"/>
        </w:rPr>
        <w:t xml:space="preserve">معايير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مبسطة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OKRs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تقنية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90">
      <w:pPr>
        <w:numPr>
          <w:ilvl w:val="0"/>
          <w:numId w:val="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تحذيرات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Lint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الرئيسي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1">
      <w:pPr>
        <w:numPr>
          <w:ilvl w:val="0"/>
          <w:numId w:val="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تغطية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60%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للوصول</w:t>
      </w:r>
      <w:r w:rsidDel="00000000" w:rsidR="00000000" w:rsidRPr="00000000">
        <w:rPr>
          <w:rtl w:val="1"/>
        </w:rPr>
        <w:t xml:space="preserve"> 80%).</w:t>
      </w:r>
    </w:p>
    <w:p w:rsidR="00000000" w:rsidDel="00000000" w:rsidP="00000000" w:rsidRDefault="00000000" w:rsidRPr="00000000" w14:paraId="00000292">
      <w:pPr>
        <w:numPr>
          <w:ilvl w:val="0"/>
          <w:numId w:val="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Start time: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≤ 2.5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93">
      <w:pPr>
        <w:numPr>
          <w:ilvl w:val="0"/>
          <w:numId w:val="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Crash-free: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99.5%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أيام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4">
      <w:pPr>
        <w:numPr>
          <w:ilvl w:val="0"/>
          <w:numId w:val="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حجم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≤ 40MB.</w:t>
      </w:r>
    </w:p>
    <w:p w:rsidR="00000000" w:rsidDel="00000000" w:rsidP="00000000" w:rsidRDefault="00000000" w:rsidRPr="00000000" w14:paraId="00000295">
      <w:pPr>
        <w:numPr>
          <w:ilvl w:val="0"/>
          <w:numId w:val="1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أحداث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التحليلات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تطابق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95%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728rvgfqg3h" w:id="83"/>
      <w:bookmarkEnd w:id="83"/>
      <w:r w:rsidDel="00000000" w:rsidR="00000000" w:rsidRPr="00000000">
        <w:rPr>
          <w:b w:val="1"/>
          <w:sz w:val="34"/>
          <w:szCs w:val="34"/>
          <w:rtl w:val="1"/>
        </w:rPr>
        <w:t xml:space="preserve">اختبار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ذاتي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سريع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نعم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لا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9B">
      <w:pPr>
        <w:numPr>
          <w:ilvl w:val="0"/>
          <w:numId w:val="24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استبدال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9C">
      <w:pPr>
        <w:numPr>
          <w:ilvl w:val="0"/>
          <w:numId w:val="24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Widget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يتجاوز</w:t>
      </w:r>
      <w:r w:rsidDel="00000000" w:rsidR="00000000" w:rsidRPr="00000000">
        <w:rPr>
          <w:rtl w:val="1"/>
        </w:rPr>
        <w:t xml:space="preserve"> 200-300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9D">
      <w:pPr>
        <w:numPr>
          <w:ilvl w:val="0"/>
          <w:numId w:val="24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Failures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ية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9E">
      <w:pPr>
        <w:numPr>
          <w:ilvl w:val="0"/>
          <w:numId w:val="24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test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9F">
      <w:pPr>
        <w:numPr>
          <w:ilvl w:val="0"/>
          <w:numId w:val="24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A0">
      <w:pPr>
        <w:numPr>
          <w:ilvl w:val="0"/>
          <w:numId w:val="24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A1">
      <w:pPr>
        <w:numPr>
          <w:ilvl w:val="0"/>
          <w:numId w:val="24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A2">
      <w:pPr>
        <w:numPr>
          <w:ilvl w:val="0"/>
          <w:numId w:val="24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للأعطال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والأداء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A3">
      <w:pPr>
        <w:numPr>
          <w:ilvl w:val="0"/>
          <w:numId w:val="24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Funnel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A4">
      <w:pPr>
        <w:numPr>
          <w:ilvl w:val="0"/>
          <w:numId w:val="24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A5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y6xzehyolu08" w:id="84"/>
      <w:bookmarkEnd w:id="8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النقاط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الرئيسية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pga90g1z8kuq" w:id="85"/>
      <w:bookmarkEnd w:id="85"/>
      <w:commentRangeStart w:id="24"/>
      <w:r w:rsidDel="00000000" w:rsidR="00000000" w:rsidRPr="00000000">
        <w:rPr>
          <w:b w:val="1"/>
          <w:sz w:val="34"/>
          <w:szCs w:val="34"/>
          <w:rtl w:val="1"/>
        </w:rPr>
        <w:t xml:space="preserve">النقاط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الرئيسية</w:t>
      </w:r>
      <w:commentRangeEnd w:id="24"/>
      <w:r w:rsidDel="00000000" w:rsidR="00000000" w:rsidRPr="00000000">
        <w:commentReference w:id="2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numPr>
          <w:ilvl w:val="0"/>
          <w:numId w:val="27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واجهة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المستخدم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UI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Layer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A9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Screens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AA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المكو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Components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Widgets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AB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Localization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AC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التصميم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Theme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Branding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AD">
      <w:pPr>
        <w:numPr>
          <w:ilvl w:val="0"/>
          <w:numId w:val="27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إدارة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الحالة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State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Management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AE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AF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B0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B1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تفضيلات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وإعدادات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</w:p>
    <w:p w:rsidR="00000000" w:rsidDel="00000000" w:rsidP="00000000" w:rsidRDefault="00000000" w:rsidRPr="00000000" w14:paraId="000002B2">
      <w:pPr>
        <w:numPr>
          <w:ilvl w:val="0"/>
          <w:numId w:val="27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طبقة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Layer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B3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B4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SharedPrefs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SQLite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B5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Models &amp; DTOs (User, Product, Order…)</w:t>
      </w:r>
    </w:p>
    <w:p w:rsidR="00000000" w:rsidDel="00000000" w:rsidP="00000000" w:rsidRDefault="00000000" w:rsidRPr="00000000" w14:paraId="000002B6">
      <w:pPr>
        <w:numPr>
          <w:ilvl w:val="0"/>
          <w:numId w:val="27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الخدمات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الداخلية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B7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Authentication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الخروج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B8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Notifications</w:t>
      </w:r>
      <w:r w:rsidDel="00000000" w:rsidR="00000000" w:rsidRPr="00000000">
        <w:rPr>
          <w:rtl w:val="0"/>
        </w:rPr>
        <w:t xml:space="preserve"> (FCM Push)</w:t>
      </w:r>
    </w:p>
    <w:p w:rsidR="00000000" w:rsidDel="00000000" w:rsidP="00000000" w:rsidRDefault="00000000" w:rsidRPr="00000000" w14:paraId="000002B9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Remote Config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ميزات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BA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Analytics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والاستخدام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BB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Deep Linking &amp; Routing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الروابط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BC">
      <w:pPr>
        <w:numPr>
          <w:ilvl w:val="0"/>
          <w:numId w:val="27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الأمان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Layer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BD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والرموز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BE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 Check Integration</w:t>
      </w:r>
    </w:p>
    <w:p w:rsidR="00000000" w:rsidDel="00000000" w:rsidP="00000000" w:rsidRDefault="00000000" w:rsidRPr="00000000" w14:paraId="000002BF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C0">
      <w:pPr>
        <w:numPr>
          <w:ilvl w:val="0"/>
          <w:numId w:val="27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الأداء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والجودة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Quality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C1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الأعطال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C2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Monitoring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الفتح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C3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Unit Tests &amp; UI Tests</w:t>
      </w:r>
    </w:p>
    <w:p w:rsidR="00000000" w:rsidDel="00000000" w:rsidP="00000000" w:rsidRDefault="00000000" w:rsidRPr="00000000" w14:paraId="000002C4">
      <w:pPr>
        <w:numPr>
          <w:ilvl w:val="0"/>
          <w:numId w:val="27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البنية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المشتركة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Architecture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Pattern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C5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MVVM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Clean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Architecture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ViewModel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Repository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Source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C6">
      <w:pPr>
        <w:numPr>
          <w:ilvl w:val="1"/>
          <w:numId w:val="276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Logic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</w:t>
      </w:r>
    </w:p>
    <w:p w:rsidR="00000000" w:rsidDel="00000000" w:rsidP="00000000" w:rsidRDefault="00000000" w:rsidRPr="00000000" w14:paraId="000002C7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tx36hixdhzo3" w:id="86"/>
      <w:bookmarkEnd w:id="8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النمط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المعماري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داخل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MVVM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135"/>
        <w:rPr>
          <w:b w:val="1"/>
          <w:sz w:val="46"/>
          <w:szCs w:val="46"/>
        </w:rPr>
      </w:pPr>
      <w:bookmarkStart w:colFirst="0" w:colLast="0" w:name="_y764r8k202ud" w:id="87"/>
      <w:bookmarkEnd w:id="87"/>
      <w:commentRangeStart w:id="2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النمط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المعماري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داخل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التطبيق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Clean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Architecture</w:t>
      </w:r>
      <w:r w:rsidDel="00000000" w:rsidR="00000000" w:rsidRPr="00000000">
        <w:rPr>
          <w:b w:val="1"/>
          <w:sz w:val="46"/>
          <w:szCs w:val="46"/>
          <w:rtl w:val="0"/>
        </w:rPr>
        <w:t xml:space="preserve"> + </w:t>
      </w:r>
      <w:r w:rsidDel="00000000" w:rsidR="00000000" w:rsidRPr="00000000">
        <w:rPr>
          <w:b w:val="1"/>
          <w:sz w:val="46"/>
          <w:szCs w:val="46"/>
          <w:rtl w:val="0"/>
        </w:rPr>
        <w:t xml:space="preserve">MVVM</w:t>
      </w:r>
      <w:r w:rsidDel="00000000" w:rsidR="00000000" w:rsidRPr="00000000">
        <w:rPr>
          <w:b w:val="1"/>
          <w:sz w:val="46"/>
          <w:szCs w:val="46"/>
          <w:rtl w:val="0"/>
        </w:rPr>
        <w:t xml:space="preserve">)</w:t>
      </w:r>
      <w:commentRangeEnd w:id="25"/>
      <w:r w:rsidDel="00000000" w:rsidR="00000000" w:rsidRPr="00000000">
        <w:commentReference w:id="2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Style w:val="Heading2"/>
        <w:keepNext w:val="0"/>
        <w:keepLines w:val="0"/>
        <w:bidi w:val="1"/>
        <w:spacing w:after="80" w:lineRule="auto"/>
        <w:ind w:left="-850.3937007874009" w:right="-607.7952755905511" w:firstLine="135"/>
        <w:rPr>
          <w:b w:val="1"/>
          <w:sz w:val="34"/>
          <w:szCs w:val="34"/>
        </w:rPr>
      </w:pPr>
      <w:bookmarkStart w:colFirst="0" w:colLast="0" w:name="_ds9u82n852ae" w:id="88"/>
      <w:bookmarkEnd w:id="88"/>
      <w:r w:rsidDel="00000000" w:rsidR="00000000" w:rsidRPr="00000000">
        <w:rPr>
          <w:b w:val="1"/>
          <w:sz w:val="34"/>
          <w:szCs w:val="34"/>
          <w:rtl w:val="1"/>
        </w:rPr>
        <w:t xml:space="preserve">لماذا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الفائدة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CB">
      <w:pPr>
        <w:numPr>
          <w:ilvl w:val="0"/>
          <w:numId w:val="290"/>
        </w:numPr>
        <w:bidi w:val="1"/>
        <w:spacing w:after="0" w:afterAutospacing="0" w:before="240" w:lineRule="auto"/>
        <w:ind w:left="-850.3937007874009" w:right="-607.7952755905511" w:firstLine="135"/>
      </w:pP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والبيانات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سهولة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الصيانة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والاختبار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C">
      <w:pPr>
        <w:numPr>
          <w:ilvl w:val="0"/>
          <w:numId w:val="290"/>
        </w:numPr>
        <w:bidi w:val="1"/>
        <w:spacing w:after="0" w:afterAutospacing="0" w:before="0" w:beforeAutospacing="0" w:lineRule="auto"/>
        <w:ind w:left="-850.3937007874009" w:right="-607.7952755905511" w:firstLine="135"/>
      </w:pPr>
      <w:r w:rsidDel="00000000" w:rsidR="00000000" w:rsidRPr="00000000">
        <w:rPr>
          <w:rtl w:val="1"/>
        </w:rPr>
        <w:t xml:space="preserve">قابلية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التوسع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D">
      <w:pPr>
        <w:numPr>
          <w:ilvl w:val="0"/>
          <w:numId w:val="290"/>
        </w:numPr>
        <w:bidi w:val="1"/>
        <w:spacing w:after="240" w:before="0" w:beforeAutospacing="0" w:lineRule="auto"/>
        <w:ind w:left="-850.3937007874009" w:right="-607.7952755905511" w:firstLine="135"/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اتجاه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الاعتماديات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Dependencies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بوضوح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E">
      <w:pPr>
        <w:pStyle w:val="Heading2"/>
        <w:keepNext w:val="0"/>
        <w:keepLines w:val="0"/>
        <w:bidi w:val="1"/>
        <w:spacing w:after="80" w:lineRule="auto"/>
        <w:ind w:left="-850.3937007874009" w:right="-607.7952755905511" w:firstLine="135"/>
        <w:rPr>
          <w:b w:val="1"/>
          <w:sz w:val="34"/>
          <w:szCs w:val="34"/>
        </w:rPr>
      </w:pPr>
      <w:bookmarkStart w:colFirst="0" w:colLast="0" w:name="_3u3v0wn398sx" w:id="89"/>
      <w:bookmarkEnd w:id="89"/>
      <w:r w:rsidDel="00000000" w:rsidR="00000000" w:rsidRPr="00000000">
        <w:rPr>
          <w:b w:val="1"/>
          <w:sz w:val="34"/>
          <w:szCs w:val="34"/>
          <w:rtl w:val="1"/>
        </w:rPr>
        <w:t xml:space="preserve">ما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المطلوب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تنفيذه</w:t>
      </w:r>
    </w:p>
    <w:p w:rsidR="00000000" w:rsidDel="00000000" w:rsidP="00000000" w:rsidRDefault="00000000" w:rsidRPr="00000000" w14:paraId="000002CF">
      <w:pPr>
        <w:numPr>
          <w:ilvl w:val="0"/>
          <w:numId w:val="347"/>
        </w:numPr>
        <w:bidi w:val="1"/>
        <w:spacing w:after="0" w:afterAutospacing="0" w:before="240" w:lineRule="auto"/>
        <w:ind w:left="-850.3937007874009" w:right="-607.7952755905511" w:firstLine="135"/>
      </w:pPr>
      <w:r w:rsidDel="00000000" w:rsidR="00000000" w:rsidRPr="00000000">
        <w:rPr>
          <w:b w:val="1"/>
          <w:rtl w:val="1"/>
        </w:rPr>
        <w:t xml:space="preserve">الطبقات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D0">
      <w:pPr>
        <w:numPr>
          <w:ilvl w:val="1"/>
          <w:numId w:val="347"/>
        </w:numPr>
        <w:bidi w:val="1"/>
        <w:spacing w:after="0" w:afterAutospacing="0" w:before="0" w:beforeAutospacing="0" w:lineRule="auto"/>
        <w:ind w:left="-850.3937007874009" w:right="-607.7952755905511" w:firstLine="135"/>
      </w:pPr>
      <w:r w:rsidDel="00000000" w:rsidR="00000000" w:rsidRPr="00000000">
        <w:rPr>
          <w:b w:val="1"/>
          <w:rtl w:val="0"/>
        </w:rPr>
        <w:t xml:space="preserve">Presentation: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View (Screens/Widgets) → ViewModel (State)</w:t>
      </w:r>
    </w:p>
    <w:p w:rsidR="00000000" w:rsidDel="00000000" w:rsidP="00000000" w:rsidRDefault="00000000" w:rsidRPr="00000000" w14:paraId="000002D1">
      <w:pPr>
        <w:numPr>
          <w:ilvl w:val="1"/>
          <w:numId w:val="347"/>
        </w:numPr>
        <w:bidi w:val="1"/>
        <w:spacing w:after="0" w:afterAutospacing="0" w:before="0" w:beforeAutospacing="0" w:lineRule="auto"/>
        <w:ind w:left="-850.3937007874009" w:right="-607.7952755905511" w:firstLine="135"/>
      </w:pPr>
      <w:r w:rsidDel="00000000" w:rsidR="00000000" w:rsidRPr="00000000">
        <w:rPr>
          <w:b w:val="1"/>
          <w:rtl w:val="0"/>
        </w:rPr>
        <w:t xml:space="preserve">Domain: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UseCases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الصافية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D2">
      <w:pPr>
        <w:numPr>
          <w:ilvl w:val="1"/>
          <w:numId w:val="347"/>
        </w:numPr>
        <w:bidi w:val="1"/>
        <w:spacing w:after="0" w:afterAutospacing="0" w:before="0" w:beforeAutospacing="0" w:lineRule="auto"/>
        <w:ind w:left="-850.3937007874009" w:right="-607.7952755905511" w:firstLine="135"/>
      </w:pPr>
      <w:r w:rsidDel="00000000" w:rsidR="00000000" w:rsidRPr="00000000">
        <w:rPr>
          <w:b w:val="1"/>
          <w:rtl w:val="0"/>
        </w:rPr>
        <w:t xml:space="preserve">Data: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Repository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RemoteDataSource (API)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LocalDataSource (Cache/Storage)</w:t>
      </w:r>
    </w:p>
    <w:p w:rsidR="00000000" w:rsidDel="00000000" w:rsidP="00000000" w:rsidRDefault="00000000" w:rsidRPr="00000000" w14:paraId="000002D3">
      <w:pPr>
        <w:numPr>
          <w:ilvl w:val="0"/>
          <w:numId w:val="347"/>
        </w:numPr>
        <w:bidi w:val="1"/>
        <w:spacing w:after="0" w:afterAutospacing="0" w:before="0" w:beforeAutospacing="0" w:lineRule="auto"/>
        <w:ind w:left="-850.3937007874009" w:right="-607.7952755905511" w:firstLine="135"/>
      </w:pPr>
      <w:r w:rsidDel="00000000" w:rsidR="00000000" w:rsidRPr="00000000">
        <w:rPr>
          <w:b w:val="1"/>
          <w:rtl w:val="1"/>
        </w:rPr>
        <w:t xml:space="preserve">إدارة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الحالة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State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Riverpod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Bloc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idle / loading / success / error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4">
      <w:pPr>
        <w:numPr>
          <w:ilvl w:val="0"/>
          <w:numId w:val="347"/>
        </w:numPr>
        <w:bidi w:val="1"/>
        <w:spacing w:after="0" w:afterAutospacing="0" w:before="0" w:beforeAutospacing="0" w:lineRule="auto"/>
        <w:ind w:left="-850.3937007874009" w:right="-607.7952755905511" w:firstLine="135"/>
      </w:pPr>
      <w:r w:rsidDel="00000000" w:rsidR="00000000" w:rsidRPr="00000000">
        <w:rPr>
          <w:b w:val="1"/>
          <w:rtl w:val="1"/>
        </w:rPr>
        <w:t xml:space="preserve">التنقل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Navigation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وتوجيه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Routes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Deep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Guard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D5">
      <w:pPr>
        <w:numPr>
          <w:ilvl w:val="0"/>
          <w:numId w:val="347"/>
        </w:numPr>
        <w:bidi w:val="1"/>
        <w:spacing w:after="0" w:afterAutospacing="0" w:before="0" w:beforeAutospacing="0" w:lineRule="auto"/>
        <w:ind w:left="-850.3937007874009" w:right="-607.7952755905511" w:firstLine="135"/>
      </w:pPr>
      <w:r w:rsidDel="00000000" w:rsidR="00000000" w:rsidRPr="00000000">
        <w:rPr>
          <w:b w:val="1"/>
          <w:rtl w:val="1"/>
        </w:rPr>
        <w:t xml:space="preserve">الأخطاء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Error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Handling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Unknown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6">
      <w:pPr>
        <w:numPr>
          <w:ilvl w:val="0"/>
          <w:numId w:val="347"/>
        </w:numPr>
        <w:bidi w:val="1"/>
        <w:spacing w:after="0" w:afterAutospacing="0" w:before="0" w:beforeAutospacing="0" w:lineRule="auto"/>
        <w:ind w:left="-850.3937007874009" w:right="-607.7952755905511" w:firstLine="135"/>
      </w:pPr>
      <w:r w:rsidDel="00000000" w:rsidR="00000000" w:rsidRPr="00000000">
        <w:rPr>
          <w:b w:val="1"/>
          <w:rtl w:val="1"/>
        </w:rPr>
        <w:t xml:space="preserve">النتائج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Type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كائن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نتيجة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UseCase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ViewModel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7">
      <w:pPr>
        <w:numPr>
          <w:ilvl w:val="0"/>
          <w:numId w:val="347"/>
        </w:numPr>
        <w:bidi w:val="1"/>
        <w:spacing w:after="0" w:afterAutospacing="0" w:before="0" w:beforeAutospacing="0" w:lineRule="auto"/>
        <w:ind w:left="-850.3937007874009" w:right="-607.7952755905511" w:firstLine="135"/>
      </w:pPr>
      <w:r w:rsidDel="00000000" w:rsidR="00000000" w:rsidRPr="00000000">
        <w:rPr>
          <w:b w:val="1"/>
          <w:rtl w:val="1"/>
        </w:rPr>
        <w:t xml:space="preserve">قواعد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التسمية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snake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للحقول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مجلدات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8">
      <w:pPr>
        <w:numPr>
          <w:ilvl w:val="0"/>
          <w:numId w:val="347"/>
        </w:numPr>
        <w:bidi w:val="1"/>
        <w:spacing w:after="240" w:before="0" w:beforeAutospacing="0" w:lineRule="auto"/>
        <w:ind w:left="-850.3937007874009" w:right="-607.7952755905511" w:firstLine="135"/>
      </w:pPr>
      <w:r w:rsidDel="00000000" w:rsidR="00000000" w:rsidRPr="00000000">
        <w:rPr>
          <w:b w:val="1"/>
          <w:rtl w:val="1"/>
        </w:rPr>
        <w:t xml:space="preserve">تعقب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الأحداث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ViewModel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…) </w:t>
      </w:r>
      <w:r w:rsidDel="00000000" w:rsidR="00000000" w:rsidRPr="00000000">
        <w:rPr>
          <w:rtl w:val="1"/>
        </w:rPr>
        <w:t xml:space="preserve">لإرسالها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9">
      <w:pPr>
        <w:pStyle w:val="Heading2"/>
        <w:keepNext w:val="0"/>
        <w:keepLines w:val="0"/>
        <w:bidi w:val="1"/>
        <w:spacing w:after="80" w:lineRule="auto"/>
        <w:ind w:left="-850.3937007874009" w:right="-607.7952755905511" w:firstLine="135"/>
        <w:rPr>
          <w:b w:val="1"/>
          <w:sz w:val="34"/>
          <w:szCs w:val="34"/>
        </w:rPr>
      </w:pPr>
      <w:bookmarkStart w:colFirst="0" w:colLast="0" w:name="_t9yhay6y224t" w:id="90"/>
      <w:bookmarkEnd w:id="90"/>
      <w:r w:rsidDel="00000000" w:rsidR="00000000" w:rsidRPr="00000000">
        <w:rPr>
          <w:b w:val="1"/>
          <w:sz w:val="34"/>
          <w:szCs w:val="34"/>
          <w:rtl w:val="0"/>
        </w:rPr>
        <w:t xml:space="preserve">Definition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of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Done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اعتماد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DA">
      <w:pPr>
        <w:numPr>
          <w:ilvl w:val="0"/>
          <w:numId w:val="345"/>
        </w:numPr>
        <w:bidi w:val="1"/>
        <w:spacing w:after="0" w:afterAutospacing="0" w:before="240" w:lineRule="auto"/>
        <w:ind w:left="-850.3937007874009" w:right="-607.7952755905511" w:firstLine="135"/>
      </w:pPr>
      <w:r w:rsidDel="00000000" w:rsidR="00000000" w:rsidRPr="00000000">
        <w:rPr>
          <w:rtl w:val="1"/>
        </w:rPr>
        <w:t xml:space="preserve">هيكل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مجلدات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وثابت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B">
      <w:pPr>
        <w:numPr>
          <w:ilvl w:val="0"/>
          <w:numId w:val="345"/>
        </w:numPr>
        <w:bidi w:val="1"/>
        <w:spacing w:after="0" w:afterAutospacing="0" w:before="0" w:beforeAutospacing="0" w:lineRule="auto"/>
        <w:ind w:left="-850.3937007874009" w:right="-607.7952755905511" w:firstLine="135"/>
      </w:pP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نموذجية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ViewModel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UseCase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Repository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Remote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C">
      <w:pPr>
        <w:numPr>
          <w:ilvl w:val="0"/>
          <w:numId w:val="345"/>
        </w:numPr>
        <w:bidi w:val="1"/>
        <w:spacing w:after="0" w:afterAutospacing="0" w:before="0" w:beforeAutospacing="0" w:lineRule="auto"/>
        <w:ind w:left="-850.3937007874009" w:right="-607.7952755905511" w:firstLine="135"/>
      </w:pP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loading/success/error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D">
      <w:pPr>
        <w:numPr>
          <w:ilvl w:val="0"/>
          <w:numId w:val="345"/>
        </w:numPr>
        <w:bidi w:val="1"/>
        <w:spacing w:after="0" w:afterAutospacing="0" w:before="0" w:beforeAutospacing="0" w:lineRule="auto"/>
        <w:ind w:left="-850.3937007874009" w:right="-607.7952755905511" w:firstLine="135"/>
      </w:pPr>
      <w:r w:rsidDel="00000000" w:rsidR="00000000" w:rsidRPr="00000000">
        <w:rPr>
          <w:rtl w:val="1"/>
        </w:rPr>
        <w:t xml:space="preserve">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Routes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Deep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عتمدة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E">
      <w:pPr>
        <w:numPr>
          <w:ilvl w:val="0"/>
          <w:numId w:val="345"/>
        </w:numPr>
        <w:bidi w:val="1"/>
        <w:spacing w:after="0" w:afterAutospacing="0" w:before="0" w:beforeAutospacing="0" w:lineRule="auto"/>
        <w:ind w:left="-850.3937007874009" w:right="-607.7952755905511" w:firstLine="135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UseCases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ViewModels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F">
      <w:pPr>
        <w:numPr>
          <w:ilvl w:val="0"/>
          <w:numId w:val="345"/>
        </w:numPr>
        <w:bidi w:val="1"/>
        <w:spacing w:after="240" w:before="0" w:beforeAutospacing="0" w:lineRule="auto"/>
        <w:ind w:left="-850.3937007874009" w:right="-607.7952755905511" w:firstLine="135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موجز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Readme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0">
      <w:pPr>
        <w:pStyle w:val="Heading2"/>
        <w:keepNext w:val="0"/>
        <w:keepLines w:val="0"/>
        <w:bidi w:val="1"/>
        <w:spacing w:after="80" w:lineRule="auto"/>
        <w:ind w:left="-850.3937007874009" w:right="-607.7952755905511" w:firstLine="135"/>
        <w:rPr>
          <w:b w:val="1"/>
          <w:sz w:val="34"/>
          <w:szCs w:val="34"/>
        </w:rPr>
      </w:pPr>
      <w:bookmarkStart w:colFirst="0" w:colLast="0" w:name="_5plf4xmhclyu" w:id="91"/>
      <w:bookmarkEnd w:id="91"/>
      <w:r w:rsidDel="00000000" w:rsidR="00000000" w:rsidRPr="00000000">
        <w:rPr>
          <w:b w:val="1"/>
          <w:sz w:val="34"/>
          <w:szCs w:val="34"/>
          <w:rtl w:val="1"/>
        </w:rPr>
        <w:t xml:space="preserve">تسليمات</w:t>
      </w:r>
    </w:p>
    <w:p w:rsidR="00000000" w:rsidDel="00000000" w:rsidP="00000000" w:rsidRDefault="00000000" w:rsidRPr="00000000" w14:paraId="000002E1">
      <w:pPr>
        <w:numPr>
          <w:ilvl w:val="0"/>
          <w:numId w:val="141"/>
        </w:numPr>
        <w:bidi w:val="1"/>
        <w:spacing w:after="0" w:afterAutospacing="0" w:before="240" w:lineRule="auto"/>
        <w:ind w:left="-850.3937007874009" w:right="-607.7952755905511" w:firstLine="135"/>
      </w:pP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والمجلدات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المطلوبة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2">
      <w:pPr>
        <w:numPr>
          <w:ilvl w:val="0"/>
          <w:numId w:val="141"/>
        </w:numPr>
        <w:bidi w:val="1"/>
        <w:spacing w:after="0" w:afterAutospacing="0" w:before="0" w:beforeAutospacing="0" w:lineRule="auto"/>
        <w:ind w:left="-850.3937007874009" w:right="-607.7952755905511" w:firstLine="135"/>
      </w:pP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والخصائص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E3">
      <w:pPr>
        <w:numPr>
          <w:ilvl w:val="0"/>
          <w:numId w:val="141"/>
        </w:numPr>
        <w:bidi w:val="1"/>
        <w:spacing w:after="0" w:afterAutospacing="0" w:before="0" w:beforeAutospacing="0" w:lineRule="auto"/>
        <w:ind w:left="-850.3937007874009" w:right="-607.7952755905511" w:firstLine="135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E4">
      <w:pPr>
        <w:numPr>
          <w:ilvl w:val="0"/>
          <w:numId w:val="141"/>
        </w:numPr>
        <w:bidi w:val="1"/>
        <w:spacing w:after="240" w:before="0" w:beforeAutospacing="0" w:lineRule="auto"/>
        <w:ind w:left="-850.3937007874009" w:right="-607.7952755905511" w:firstLine="135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سترسل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للتحليلات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E5">
      <w:pPr>
        <w:bidi w:val="1"/>
        <w:spacing w:after="240" w:before="240" w:lineRule="auto"/>
        <w:ind w:right="-607.795275590551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2"/>
        <w:keepNext w:val="0"/>
        <w:keepLines w:val="0"/>
        <w:bidi w:val="1"/>
        <w:spacing w:after="80" w:lineRule="auto"/>
        <w:ind w:left="-850.3937007874009" w:right="-607.7952755905511" w:firstLine="135"/>
        <w:rPr>
          <w:b w:val="1"/>
          <w:sz w:val="34"/>
          <w:szCs w:val="34"/>
        </w:rPr>
      </w:pPr>
      <w:bookmarkStart w:colFirst="0" w:colLast="0" w:name="_olmgjpcceo46" w:id="92"/>
      <w:bookmarkEnd w:id="92"/>
      <w:r w:rsidDel="00000000" w:rsidR="00000000" w:rsidRPr="00000000">
        <w:rPr>
          <w:b w:val="1"/>
          <w:sz w:val="34"/>
          <w:szCs w:val="34"/>
          <w:rtl w:val="1"/>
        </w:rPr>
        <w:t xml:space="preserve">أخطاء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شائعة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يجب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تجنبها</w:t>
      </w:r>
    </w:p>
    <w:p w:rsidR="00000000" w:rsidDel="00000000" w:rsidP="00000000" w:rsidRDefault="00000000" w:rsidRPr="00000000" w14:paraId="000002E7">
      <w:pPr>
        <w:numPr>
          <w:ilvl w:val="0"/>
          <w:numId w:val="82"/>
        </w:numPr>
        <w:bidi w:val="1"/>
        <w:spacing w:after="0" w:afterAutospacing="0" w:before="240" w:lineRule="auto"/>
        <w:ind w:left="-850.3937007874009" w:right="-607.7952755905511" w:firstLine="135"/>
      </w:pPr>
      <w:r w:rsidDel="00000000" w:rsidR="00000000" w:rsidRPr="00000000">
        <w:rPr>
          <w:rtl w:val="1"/>
        </w:rPr>
        <w:t xml:space="preserve">استدعاء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ممنوع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UseCase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Repository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E8">
      <w:pPr>
        <w:numPr>
          <w:ilvl w:val="0"/>
          <w:numId w:val="82"/>
        </w:numPr>
        <w:bidi w:val="1"/>
        <w:spacing w:after="0" w:afterAutospacing="0" w:before="0" w:beforeAutospacing="0" w:lineRule="auto"/>
        <w:ind w:left="-850.3937007874009" w:right="-607.7952755905511" w:firstLine="135"/>
      </w:pPr>
      <w:r w:rsidDel="00000000" w:rsidR="00000000" w:rsidRPr="00000000">
        <w:rPr>
          <w:rtl w:val="1"/>
        </w:rPr>
        <w:t xml:space="preserve">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UseCase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9">
      <w:pPr>
        <w:numPr>
          <w:ilvl w:val="0"/>
          <w:numId w:val="82"/>
        </w:numPr>
        <w:bidi w:val="1"/>
        <w:spacing w:after="240" w:before="0" w:beforeAutospacing="0" w:lineRule="auto"/>
        <w:ind w:left="-850.3937007874009" w:right="-607.7952755905511" w:firstLine="135"/>
      </w:pPr>
      <w:r w:rsidDel="00000000" w:rsidR="00000000" w:rsidRPr="00000000">
        <w:rPr>
          <w:rtl w:val="1"/>
        </w:rPr>
        <w:t xml:space="preserve">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أنماط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أسلوب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A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135"/>
        <w:rPr>
          <w:b w:val="1"/>
          <w:sz w:val="46"/>
          <w:szCs w:val="46"/>
        </w:rPr>
      </w:pPr>
      <w:bookmarkStart w:colFirst="0" w:colLast="0" w:name="_bwdtsecdjytz" w:id="93"/>
      <w:bookmarkEnd w:id="9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1) </w:t>
      </w:r>
      <w:r w:rsidDel="00000000" w:rsidR="00000000" w:rsidRPr="00000000">
        <w:rPr>
          <w:b w:val="1"/>
          <w:sz w:val="46"/>
          <w:szCs w:val="46"/>
          <w:rtl w:val="1"/>
        </w:rPr>
        <w:t xml:space="preserve">قائمة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الطبقات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والمجلدات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المطلوبة</w:t>
      </w:r>
    </w:p>
    <w:p w:rsidR="00000000" w:rsidDel="00000000" w:rsidP="00000000" w:rsidRDefault="00000000" w:rsidRPr="00000000" w14:paraId="000002EB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هيكلة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مقترحة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لفلتر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كوتلن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سويفت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الفكرة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لموبايل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EC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lib/</w:t>
      </w:r>
    </w:p>
    <w:p w:rsidR="00000000" w:rsidDel="00000000" w:rsidP="00000000" w:rsidRDefault="00000000" w:rsidRPr="00000000" w14:paraId="000002ED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core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   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أشياء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مشتركة</w:t>
      </w:r>
    </w:p>
    <w:p w:rsidR="00000000" w:rsidDel="00000000" w:rsidP="00000000" w:rsidRDefault="00000000" w:rsidRPr="00000000" w14:paraId="000002EE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أنواع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الأخطاء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والمحو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ّ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ل</w:t>
      </w:r>
    </w:p>
    <w:p w:rsidR="00000000" w:rsidDel="00000000" w:rsidP="00000000" w:rsidRDefault="00000000" w:rsidRPr="00000000" w14:paraId="000002EF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network/           # http client, interceptors, headers</w:t>
      </w:r>
    </w:p>
    <w:p w:rsidR="00000000" w:rsidDel="00000000" w:rsidP="00000000" w:rsidRDefault="00000000" w:rsidRPr="00000000" w14:paraId="000002F0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utils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أدوات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عامة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formatters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..)</w:t>
      </w:r>
    </w:p>
    <w:p w:rsidR="00000000" w:rsidDel="00000000" w:rsidP="00000000" w:rsidRDefault="00000000" w:rsidRPr="00000000" w14:paraId="000002F1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constants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ثوابت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Fonts w:ascii="Jomhuria" w:cs="Jomhuria" w:eastAsia="Jomhuria" w:hAnsi="Jomhuria"/>
          <w:color w:val="188038"/>
          <w:rtl w:val="0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مفاتيح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..)</w:t>
      </w:r>
    </w:p>
    <w:p w:rsidR="00000000" w:rsidDel="00000000" w:rsidP="00000000" w:rsidRDefault="00000000" w:rsidRPr="00000000" w14:paraId="000002F2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analytics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واجهة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تتبع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الأحداث</w:t>
      </w:r>
    </w:p>
    <w:p w:rsidR="00000000" w:rsidDel="00000000" w:rsidP="00000000" w:rsidRDefault="00000000" w:rsidRPr="00000000" w14:paraId="000002F3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check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تكامل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Check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إن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لزم</w:t>
      </w:r>
    </w:p>
    <w:p w:rsidR="00000000" w:rsidDel="00000000" w:rsidP="00000000" w:rsidRDefault="00000000" w:rsidRPr="00000000" w14:paraId="000002F4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config/</w:t>
      </w:r>
    </w:p>
    <w:p w:rsidR="00000000" w:rsidDel="00000000" w:rsidP="00000000" w:rsidRDefault="00000000" w:rsidRPr="00000000" w14:paraId="000002F5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dart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إعدادات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البيئة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2F6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dart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خريطة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التوجيه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+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الحراس</w:t>
      </w:r>
    </w:p>
    <w:p w:rsidR="00000000" w:rsidDel="00000000" w:rsidP="00000000" w:rsidRDefault="00000000" w:rsidRPr="00000000" w14:paraId="000002F7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theme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dart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الألوان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والخطوط</w:t>
      </w:r>
    </w:p>
    <w:p w:rsidR="00000000" w:rsidDel="00000000" w:rsidP="00000000" w:rsidRDefault="00000000" w:rsidRPr="00000000" w14:paraId="000002F8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localization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الترجمة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2F9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  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طبقة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البيانات</w:t>
      </w:r>
    </w:p>
    <w:p w:rsidR="00000000" w:rsidDel="00000000" w:rsidP="00000000" w:rsidRDefault="00000000" w:rsidRPr="00000000" w14:paraId="000002FA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models/            # DTOs (from/to JSON)</w:t>
      </w:r>
    </w:p>
    <w:p w:rsidR="00000000" w:rsidDel="00000000" w:rsidP="00000000" w:rsidRDefault="00000000" w:rsidRPr="00000000" w14:paraId="000002FB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repositories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الواجهات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+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التنفيذ</w:t>
      </w:r>
    </w:p>
    <w:p w:rsidR="00000000" w:rsidDel="00000000" w:rsidP="00000000" w:rsidRDefault="00000000" w:rsidRPr="00000000" w14:paraId="000002FC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datasources/</w:t>
      </w:r>
    </w:p>
    <w:p w:rsidR="00000000" w:rsidDel="00000000" w:rsidP="00000000" w:rsidRDefault="00000000" w:rsidRPr="00000000" w14:paraId="000002FD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remote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استدعاءات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</w:t>
      </w:r>
    </w:p>
    <w:p w:rsidR="00000000" w:rsidDel="00000000" w:rsidP="00000000" w:rsidRDefault="00000000" w:rsidRPr="00000000" w14:paraId="000002FE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local/           # cache/SharedPrefs/DB</w:t>
      </w:r>
    </w:p>
    <w:p w:rsidR="00000000" w:rsidDel="00000000" w:rsidP="00000000" w:rsidRDefault="00000000" w:rsidRPr="00000000" w14:paraId="000002FF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mappers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التحويل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DTO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&lt;-&gt;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Domain</w:t>
      </w:r>
    </w:p>
    <w:p w:rsidR="00000000" w:rsidDel="00000000" w:rsidP="00000000" w:rsidRDefault="00000000" w:rsidRPr="00000000" w14:paraId="00000300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domain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طبقة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المجال</w:t>
      </w:r>
    </w:p>
    <w:p w:rsidR="00000000" w:rsidDel="00000000" w:rsidP="00000000" w:rsidRDefault="00000000" w:rsidRPr="00000000" w14:paraId="00000301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entities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نماذج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المجال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UI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ready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302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usecases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قواعد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العمل</w:t>
      </w:r>
    </w:p>
    <w:p w:rsidR="00000000" w:rsidDel="00000000" w:rsidP="00000000" w:rsidRDefault="00000000" w:rsidRPr="00000000" w14:paraId="00000303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repositories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عقود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الـ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Interfaces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304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presentation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طبقة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العرض</w:t>
      </w:r>
    </w:p>
    <w:p w:rsidR="00000000" w:rsidDel="00000000" w:rsidP="00000000" w:rsidRDefault="00000000" w:rsidRPr="00000000" w14:paraId="00000305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common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widgets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مكو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ّ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نات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UI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قابلة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لإعادة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الاستخدام</w:t>
      </w:r>
    </w:p>
    <w:p w:rsidR="00000000" w:rsidDel="00000000" w:rsidP="00000000" w:rsidRDefault="00000000" w:rsidRPr="00000000" w14:paraId="00000306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قوالب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الحالة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العامة</w:t>
      </w:r>
    </w:p>
    <w:p w:rsidR="00000000" w:rsidDel="00000000" w:rsidP="00000000" w:rsidRDefault="00000000" w:rsidRPr="00000000" w14:paraId="00000307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         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كل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ميزة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في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مجلد</w:t>
      </w:r>
    </w:p>
    <w:p w:rsidR="00000000" w:rsidDel="00000000" w:rsidP="00000000" w:rsidRDefault="00000000" w:rsidRPr="00000000" w14:paraId="00000308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home/</w:t>
      </w:r>
    </w:p>
    <w:p w:rsidR="00000000" w:rsidDel="00000000" w:rsidP="00000000" w:rsidRDefault="00000000" w:rsidRPr="00000000" w14:paraId="00000309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screens/</w:t>
      </w:r>
    </w:p>
    <w:p w:rsidR="00000000" w:rsidDel="00000000" w:rsidP="00000000" w:rsidRDefault="00000000" w:rsidRPr="00000000" w14:paraId="0000030A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viewmodel/</w:t>
      </w:r>
    </w:p>
    <w:p w:rsidR="00000000" w:rsidDel="00000000" w:rsidP="00000000" w:rsidRDefault="00000000" w:rsidRPr="00000000" w14:paraId="0000030B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catalog/</w:t>
      </w:r>
    </w:p>
    <w:p w:rsidR="00000000" w:rsidDel="00000000" w:rsidP="00000000" w:rsidRDefault="00000000" w:rsidRPr="00000000" w14:paraId="0000030C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product_detail/</w:t>
      </w:r>
    </w:p>
    <w:p w:rsidR="00000000" w:rsidDel="00000000" w:rsidP="00000000" w:rsidRDefault="00000000" w:rsidRPr="00000000" w14:paraId="0000030D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cart/</w:t>
      </w:r>
    </w:p>
    <w:p w:rsidR="00000000" w:rsidDel="00000000" w:rsidP="00000000" w:rsidRDefault="00000000" w:rsidRPr="00000000" w14:paraId="0000030E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checkout/</w:t>
      </w:r>
    </w:p>
    <w:p w:rsidR="00000000" w:rsidDel="00000000" w:rsidP="00000000" w:rsidRDefault="00000000" w:rsidRPr="00000000" w14:paraId="0000030F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orders/</w:t>
      </w:r>
    </w:p>
    <w:p w:rsidR="00000000" w:rsidDel="00000000" w:rsidP="00000000" w:rsidRDefault="00000000" w:rsidRPr="00000000" w14:paraId="00000310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profile/</w:t>
      </w:r>
    </w:p>
    <w:p w:rsidR="00000000" w:rsidDel="00000000" w:rsidP="00000000" w:rsidRDefault="00000000" w:rsidRPr="00000000" w14:paraId="00000311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auth/</w:t>
      </w:r>
    </w:p>
    <w:p w:rsidR="00000000" w:rsidDel="00000000" w:rsidP="00000000" w:rsidRDefault="00000000" w:rsidRPr="00000000" w14:paraId="00000312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-850.3937007874009" w:right="-607.7952755905511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-850.3937007874009" w:right="-607.7952755905511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الفكرة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View (screens)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ViewModel (state)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ينادي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UseCases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Repository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Remote/Local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6">
      <w:pPr>
        <w:bidi w:val="1"/>
        <w:ind w:left="-850.3937007874009" w:right="-607.7952755905511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1"/>
        <w:keepNext w:val="0"/>
        <w:keepLines w:val="0"/>
        <w:bidi w:val="1"/>
        <w:spacing w:before="480" w:lineRule="auto"/>
        <w:ind w:left="-850.3937007874009" w:right="-607.7952755905511" w:firstLine="135"/>
        <w:rPr>
          <w:b w:val="1"/>
          <w:sz w:val="46"/>
          <w:szCs w:val="46"/>
        </w:rPr>
      </w:pPr>
      <w:bookmarkStart w:colFirst="0" w:colLast="0" w:name="_os9xbt5o20sk" w:id="94"/>
      <w:bookmarkEnd w:id="94"/>
      <w:commentRangeStart w:id="2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2) </w:t>
      </w:r>
      <w:r w:rsidDel="00000000" w:rsidR="00000000" w:rsidRPr="00000000">
        <w:rPr>
          <w:b w:val="1"/>
          <w:sz w:val="46"/>
          <w:szCs w:val="46"/>
          <w:rtl w:val="1"/>
        </w:rPr>
        <w:t xml:space="preserve">قالب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State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موح</w:t>
      </w:r>
      <w:r w:rsidDel="00000000" w:rsidR="00000000" w:rsidRPr="00000000">
        <w:rPr>
          <w:b w:val="1"/>
          <w:sz w:val="46"/>
          <w:szCs w:val="46"/>
          <w:rtl w:val="1"/>
        </w:rPr>
        <w:t xml:space="preserve">ّ</w:t>
      </w:r>
      <w:r w:rsidDel="00000000" w:rsidR="00000000" w:rsidRPr="00000000">
        <w:rPr>
          <w:b w:val="1"/>
          <w:sz w:val="46"/>
          <w:szCs w:val="46"/>
          <w:rtl w:val="1"/>
        </w:rPr>
        <w:t xml:space="preserve">د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أسماء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الحالات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والخصائص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  <w:commentRangeEnd w:id="26"/>
      <w:r w:rsidDel="00000000" w:rsidR="00000000" w:rsidRPr="00000000">
        <w:commentReference w:id="2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نستخدم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متسقة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9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أسماء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الحالات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1A">
      <w:pPr>
        <w:numPr>
          <w:ilvl w:val="0"/>
          <w:numId w:val="8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الواجهة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B">
      <w:pPr>
        <w:numPr>
          <w:ilvl w:val="0"/>
          <w:numId w:val="8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جاري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C">
      <w:pPr>
        <w:numPr>
          <w:ilvl w:val="0"/>
          <w:numId w:val="8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success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نجحت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D">
      <w:pPr>
        <w:numPr>
          <w:ilvl w:val="0"/>
          <w:numId w:val="8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فشلت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E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الخصائص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القياسية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داخل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الحالة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1F">
      <w:pPr>
        <w:numPr>
          <w:ilvl w:val="0"/>
          <w:numId w:val="37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—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المعروضة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النجاح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0">
      <w:pPr>
        <w:numPr>
          <w:ilvl w:val="0"/>
          <w:numId w:val="3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error_code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network_offline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validation_422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auth_401</w:t>
      </w:r>
      <w:r w:rsidDel="00000000" w:rsidR="00000000" w:rsidRPr="00000000">
        <w:rPr>
          <w:rtl w:val="0"/>
        </w:rPr>
        <w:t xml:space="preserve">…).</w:t>
      </w:r>
    </w:p>
    <w:p w:rsidR="00000000" w:rsidDel="00000000" w:rsidP="00000000" w:rsidRDefault="00000000" w:rsidRPr="00000000" w14:paraId="00000321">
      <w:pPr>
        <w:numPr>
          <w:ilvl w:val="0"/>
          <w:numId w:val="3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error_message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نص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للمستخدمة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2">
      <w:pPr>
        <w:numPr>
          <w:ilvl w:val="0"/>
          <w:numId w:val="3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last_updated_at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طابع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يفيد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الإنعاش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3">
      <w:pPr>
        <w:numPr>
          <w:ilvl w:val="0"/>
          <w:numId w:val="37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is_refreshing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الكواليس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SWr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4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قواعد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استخدام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25">
      <w:pPr>
        <w:numPr>
          <w:ilvl w:val="0"/>
          <w:numId w:val="12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success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6">
      <w:pPr>
        <w:numPr>
          <w:ilvl w:val="0"/>
          <w:numId w:val="12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القوائم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skeleton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Empty State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success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رسالة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خطأ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7">
      <w:pPr>
        <w:numPr>
          <w:ilvl w:val="0"/>
          <w:numId w:val="12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تقنية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أدناه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8">
      <w:pPr>
        <w:bidi w:val="1"/>
        <w:ind w:left="-850.3937007874009" w:right="-607.7952755905511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Style w:val="Heading1"/>
        <w:keepNext w:val="0"/>
        <w:keepLines w:val="0"/>
        <w:bidi w:val="1"/>
        <w:spacing w:before="480" w:lineRule="auto"/>
        <w:ind w:left="720" w:firstLine="0"/>
        <w:rPr>
          <w:b w:val="1"/>
          <w:sz w:val="46"/>
          <w:szCs w:val="46"/>
        </w:rPr>
      </w:pPr>
      <w:bookmarkStart w:colFirst="0" w:colLast="0" w:name="_mwk602m5fnxe" w:id="95"/>
      <w:bookmarkEnd w:id="9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3) </w:t>
      </w:r>
      <w:r w:rsidDel="00000000" w:rsidR="00000000" w:rsidRPr="00000000">
        <w:rPr>
          <w:b w:val="1"/>
          <w:sz w:val="46"/>
          <w:szCs w:val="46"/>
          <w:rtl w:val="1"/>
        </w:rPr>
        <w:t xml:space="preserve">جدول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رسائل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الخطأ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العربية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القياسية</w:t>
      </w:r>
    </w:p>
    <w:p w:rsidR="00000000" w:rsidDel="00000000" w:rsidP="00000000" w:rsidRDefault="00000000" w:rsidRPr="00000000" w14:paraId="0000032A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885" w:tblpY="0"/>
        <w:bidiVisual w:val="1"/>
        <w:tblW w:w="10575.0" w:type="dxa"/>
        <w:jc w:val="left"/>
        <w:tblInd w:w="-4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75"/>
        <w:gridCol w:w="2250"/>
        <w:gridCol w:w="2835"/>
        <w:gridCol w:w="2415"/>
        <w:tblGridChange w:id="0">
          <w:tblGrid>
            <w:gridCol w:w="3075"/>
            <w:gridCol w:w="2250"/>
            <w:gridCol w:w="2835"/>
            <w:gridCol w:w="241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B">
            <w:pPr>
              <w:bidi w:val="1"/>
              <w:spacing w:after="240" w:before="240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C">
            <w:pPr>
              <w:bidi w:val="1"/>
              <w:spacing w:after="240" w:before="240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متى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ي</w:t>
            </w:r>
            <w:r w:rsidDel="00000000" w:rsidR="00000000" w:rsidRPr="00000000">
              <w:rPr>
                <w:b w:val="1"/>
                <w:rtl w:val="1"/>
              </w:rPr>
              <w:t xml:space="preserve">ُ</w:t>
            </w:r>
            <w:r w:rsidDel="00000000" w:rsidR="00000000" w:rsidRPr="00000000">
              <w:rPr>
                <w:b w:val="1"/>
                <w:rtl w:val="1"/>
              </w:rPr>
              <w:t xml:space="preserve">ستخدم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D">
            <w:pPr>
              <w:bidi w:val="1"/>
              <w:spacing w:after="240" w:before="240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الرسالة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العربية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1"/>
              </w:rPr>
              <w:t xml:space="preserve">للواجهة</w:t>
            </w:r>
            <w:r w:rsidDel="00000000" w:rsidR="00000000" w:rsidRPr="00000000">
              <w:rPr>
                <w:b w:val="1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E">
            <w:pPr>
              <w:bidi w:val="1"/>
              <w:spacing w:after="240" w:before="240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ملاحظات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واجهة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F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network_offline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0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عدم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وجود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إنترنت</w:t>
            </w:r>
            <w:r w:rsidDel="00000000" w:rsidR="00000000" w:rsidRPr="00000000">
              <w:rPr>
                <w:rtl w:val="1"/>
              </w:rPr>
              <w:t xml:space="preserve"> / </w:t>
            </w:r>
            <w:r w:rsidDel="00000000" w:rsidR="00000000" w:rsidRPr="00000000">
              <w:rPr>
                <w:rtl w:val="1"/>
              </w:rPr>
              <w:t xml:space="preserve">فشل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1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اتصالك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بالإنترنت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غير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متوفر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تأكدي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وحاولي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مجدد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2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زر</w:t>
            </w:r>
            <w:r w:rsidDel="00000000" w:rsidR="00000000" w:rsidRPr="00000000">
              <w:rPr>
                <w:rtl w:val="1"/>
              </w:rPr>
              <w:t xml:space="preserve"> “</w:t>
            </w:r>
            <w:r w:rsidDel="00000000" w:rsidR="00000000" w:rsidRPr="00000000">
              <w:rPr>
                <w:rtl w:val="1"/>
              </w:rPr>
              <w:t xml:space="preserve">إعادة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المحاولة</w:t>
            </w:r>
            <w:r w:rsidDel="00000000" w:rsidR="00000000" w:rsidRPr="00000000">
              <w:rPr>
                <w:rtl w:val="1"/>
              </w:rPr>
              <w:t xml:space="preserve">”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3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timeout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4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انقضاء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مهلة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الطلب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5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الخدمة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تتأخر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بالاستجابة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حاولي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أخرى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بعد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لحظات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6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حاول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تقليل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المهلة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الخلفية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7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server_5xx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8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خطأ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الخادم</w:t>
            </w:r>
            <w:r w:rsidDel="00000000" w:rsidR="00000000" w:rsidRPr="00000000">
              <w:rPr>
                <w:rtl w:val="1"/>
              </w:rPr>
              <w:t xml:space="preserve"> (500–599)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9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حدث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خطأ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مؤقت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في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الخادم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نعمل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إصلاحه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عاودي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لاحق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A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اعرض</w:t>
            </w:r>
            <w:r w:rsidDel="00000000" w:rsidR="00000000" w:rsidRPr="00000000">
              <w:rPr>
                <w:rtl w:val="1"/>
              </w:rPr>
              <w:t xml:space="preserve"> “</w:t>
            </w:r>
            <w:r w:rsidDel="00000000" w:rsidR="00000000" w:rsidRPr="00000000">
              <w:rPr>
                <w:rtl w:val="1"/>
              </w:rPr>
              <w:t xml:space="preserve">أبلغي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المشكلة</w:t>
            </w:r>
            <w:r w:rsidDel="00000000" w:rsidR="00000000" w:rsidRPr="00000000">
              <w:rPr>
                <w:rtl w:val="1"/>
              </w:rPr>
              <w:t xml:space="preserve">” </w:t>
            </w:r>
            <w:r w:rsidDel="00000000" w:rsidR="00000000" w:rsidRPr="00000000">
              <w:rPr>
                <w:rtl w:val="1"/>
              </w:rPr>
              <w:t xml:space="preserve">اختياري</w:t>
            </w:r>
          </w:p>
        </w:tc>
      </w:tr>
      <w:tr>
        <w:trPr>
          <w:cantSplit w:val="0"/>
          <w:trHeight w:val="1262.77587890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B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not_found_404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C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مورد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غير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موجود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منتج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محذوف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D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العنصر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غير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متاح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الآن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E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أع</w:t>
            </w:r>
            <w:r w:rsidDel="00000000" w:rsidR="00000000" w:rsidRPr="00000000">
              <w:rPr>
                <w:rtl w:val="1"/>
              </w:rPr>
              <w:t xml:space="preserve">ِ</w:t>
            </w:r>
            <w:r w:rsidDel="00000000" w:rsidR="00000000" w:rsidRPr="00000000">
              <w:rPr>
                <w:rtl w:val="1"/>
              </w:rPr>
              <w:t xml:space="preserve">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التوجيه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شاشة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مناسبة</w:t>
            </w:r>
          </w:p>
        </w:tc>
      </w:tr>
      <w:tr>
        <w:trPr>
          <w:cantSplit w:val="0"/>
          <w:trHeight w:val="1328.701171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F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validation_422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0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إدخال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غير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صحيح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قواعد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عمل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مثال</w:t>
            </w:r>
            <w:r w:rsidDel="00000000" w:rsidR="00000000" w:rsidRPr="00000000">
              <w:rPr>
                <w:rtl w:val="1"/>
              </w:rPr>
              <w:t xml:space="preserve">: </w:t>
            </w:r>
            <w:r w:rsidDel="00000000" w:rsidR="00000000" w:rsidRPr="00000000">
              <w:rPr>
                <w:rtl w:val="1"/>
              </w:rPr>
              <w:t xml:space="preserve">كمية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غير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متاحة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1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رجاء</w:t>
            </w:r>
            <w:r w:rsidDel="00000000" w:rsidR="00000000" w:rsidRPr="00000000">
              <w:rPr>
                <w:b w:val="1"/>
                <w:rtl w:val="1"/>
              </w:rPr>
              <w:t xml:space="preserve">ً </w:t>
            </w:r>
            <w:r w:rsidDel="00000000" w:rsidR="00000000" w:rsidRPr="00000000">
              <w:rPr>
                <w:b w:val="1"/>
                <w:rtl w:val="1"/>
              </w:rPr>
              <w:t xml:space="preserve">راجعي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البيانات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المدخلة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2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إن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جدت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تفاصيل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اعرضيها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الحقول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3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auth_401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4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غير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مصد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ق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انتهت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الجلسة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5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يرجى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تسجيل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الدخول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للمتابعة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6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افتحي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مودال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تسجيل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الدخول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7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forbidden_403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8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صلاحية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غير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كافية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9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لا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تملكين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إذن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تنفيذ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هذا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الإجراء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A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B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rate_429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C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طلبات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كثيرة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خلال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فترة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قصيرة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D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طلبات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متكررة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حاولي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بعد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قليل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E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F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conflict_409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0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تضارب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حالة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مخزون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نفد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أثناء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الشراء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1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نفد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المخزون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لهذا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المنتج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حد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ثي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الصفحة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واختاري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بديل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2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أعرضي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بدائل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مقاسات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3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unknown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4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أي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خطأ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غير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مصن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5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حدث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خطأ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غير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متوقع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حاولي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جديد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6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سج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لي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الحدث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للتحقيق</w:t>
            </w:r>
          </w:p>
        </w:tc>
      </w:tr>
    </w:tbl>
    <w:p w:rsidR="00000000" w:rsidDel="00000000" w:rsidP="00000000" w:rsidRDefault="00000000" w:rsidRPr="00000000" w14:paraId="00000357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هدفه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وواضحة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للمطور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حو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أكواد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أكواد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XXXX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error_code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أعلاه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وكلها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8">
      <w:pPr>
        <w:bidi w:val="1"/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1"/>
        <w:keepNext w:val="0"/>
        <w:keepLines w:val="0"/>
        <w:bidi w:val="1"/>
        <w:spacing w:before="480" w:lineRule="auto"/>
        <w:ind w:left="720" w:firstLine="0"/>
        <w:rPr>
          <w:b w:val="1"/>
          <w:sz w:val="46"/>
          <w:szCs w:val="46"/>
        </w:rPr>
      </w:pPr>
      <w:bookmarkStart w:colFirst="0" w:colLast="0" w:name="_wjgal3eus9x1" w:id="96"/>
      <w:bookmarkEnd w:id="9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4) </w:t>
      </w:r>
      <w:r w:rsidDel="00000000" w:rsidR="00000000" w:rsidRPr="00000000">
        <w:rPr>
          <w:b w:val="1"/>
          <w:sz w:val="46"/>
          <w:szCs w:val="46"/>
          <w:rtl w:val="1"/>
        </w:rPr>
        <w:t xml:space="preserve">جدول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الأحداث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القياسية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للتحليلات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GA</w:t>
      </w:r>
      <w:r w:rsidDel="00000000" w:rsidR="00000000" w:rsidRPr="00000000">
        <w:rPr>
          <w:b w:val="1"/>
          <w:sz w:val="46"/>
          <w:szCs w:val="46"/>
          <w:rtl w:val="1"/>
        </w:rPr>
        <w:t xml:space="preserve">4)</w:t>
      </w:r>
    </w:p>
    <w:p w:rsidR="00000000" w:rsidDel="00000000" w:rsidP="00000000" w:rsidRDefault="00000000" w:rsidRPr="00000000" w14:paraId="0000035A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هدفه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والمعلمات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snake_case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2"/>
        <w:bidiVisual w:val="1"/>
        <w:tblW w:w="91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80"/>
        <w:gridCol w:w="2505"/>
        <w:gridCol w:w="4080"/>
        <w:tblGridChange w:id="0">
          <w:tblGrid>
            <w:gridCol w:w="2580"/>
            <w:gridCol w:w="2505"/>
            <w:gridCol w:w="4080"/>
          </w:tblGrid>
        </w:tblGridChange>
      </w:tblGrid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B">
            <w:pPr>
              <w:bidi w:val="1"/>
              <w:spacing w:after="240" w:before="240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event_name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C">
            <w:pPr>
              <w:bidi w:val="1"/>
              <w:spacing w:after="240" w:before="240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متى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ي</w:t>
            </w:r>
            <w:r w:rsidDel="00000000" w:rsidR="00000000" w:rsidRPr="00000000">
              <w:rPr>
                <w:b w:val="1"/>
                <w:rtl w:val="1"/>
              </w:rPr>
              <w:t xml:space="preserve">ُ</w:t>
            </w:r>
            <w:r w:rsidDel="00000000" w:rsidR="00000000" w:rsidRPr="00000000">
              <w:rPr>
                <w:b w:val="1"/>
                <w:rtl w:val="1"/>
              </w:rPr>
              <w:t xml:space="preserve">طلق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D">
            <w:pPr>
              <w:bidi w:val="1"/>
              <w:spacing w:after="240" w:before="240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أهم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المعلمات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params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E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app_start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F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عند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فتح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التطبيق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بنجاح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0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app_version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platform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1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screen_view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2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عند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فتح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شاشة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3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screen_name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previous_screen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4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view_item_list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5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عرض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قائمة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فئة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بحث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شبكة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6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list_id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list_name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items_count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7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select_item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8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ضغط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عنصر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القائمة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9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item_id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item_name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list_name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index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A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view_item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B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فتح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صفحة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منتج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C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item_id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item_name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category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price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in_stock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D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add_to_cart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E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إضافة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للسلة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F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item_id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variant_id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color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quantity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price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currency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0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begin_checkout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1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بدء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إجراءات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الدفع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2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items_count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currency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3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add_shipping_info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4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إدخال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اختيار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الشحن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5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region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currency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6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add_payment_info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7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اختيار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طريقة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الدفع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8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payment_type</w:t>
            </w:r>
            <w:r w:rsidDel="00000000" w:rsidR="00000000" w:rsidRPr="00000000">
              <w:rPr>
                <w:rtl w:val="0"/>
              </w:rPr>
              <w:t xml:space="preserve"> (cod/prepaid),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currency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39.6738281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9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purchase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A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إتمام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الطلب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B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transaction_id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currency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items[]</w:t>
            </w:r>
            <w:r w:rsidDel="00000000" w:rsidR="00000000" w:rsidRPr="00000000">
              <w:rPr>
                <w:rtl w:val="0"/>
              </w:rPr>
              <w:t xml:space="preserve"> (id, name, price, qty),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shipping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coupon?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C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D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تنفيذ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بحث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E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search_term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results_count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F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notification_open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0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فتح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إشعار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1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campaign_id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  <w:t xml:space="preserve"> (promo/transactional)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2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sign_up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3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دخول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تسجيل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4">
            <w:pPr>
              <w:bidi w:val="1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  <w:t xml:space="preserve"> (phone/email)</w:t>
            </w:r>
          </w:p>
        </w:tc>
      </w:tr>
    </w:tbl>
    <w:p w:rsidR="00000000" w:rsidDel="00000000" w:rsidP="00000000" w:rsidRDefault="00000000" w:rsidRPr="00000000" w14:paraId="0000038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قواعد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عامة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86">
      <w:pPr>
        <w:numPr>
          <w:ilvl w:val="0"/>
          <w:numId w:val="37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إيميل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87">
      <w:pPr>
        <w:numPr>
          <w:ilvl w:val="0"/>
          <w:numId w:val="37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العملة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الافتراضية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88">
      <w:pPr>
        <w:numPr>
          <w:ilvl w:val="0"/>
          <w:numId w:val="37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يتكرر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9">
      <w:pPr>
        <w:numPr>
          <w:ilvl w:val="0"/>
          <w:numId w:val="37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screen_view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product_detail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checkout_shipping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checkout_payment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checkout_review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orders_list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profile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8A">
      <w:pPr>
        <w:bidi w:val="1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bidi w:val="1"/>
        <w:ind w:left="-850.3937007874009" w:right="-607.7952755905511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bidi w:val="1"/>
        <w:ind w:left="-850.3937007874009" w:right="-607.7952755905511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bidi w:val="1"/>
        <w:ind w:left="-850.3937007874009" w:right="-607.7952755905511" w:firstLine="135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nkniehj68k8i" w:id="97"/>
      <w:bookmarkEnd w:id="9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واجهة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المستخدم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UI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UX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Layer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Style w:val="Heading1"/>
        <w:keepNext w:val="0"/>
        <w:keepLines w:val="0"/>
        <w:bidi w:val="1"/>
        <w:spacing w:before="480" w:lineRule="auto"/>
        <w:ind w:left="-566.9291338582684" w:right="-1032.9921259842508" w:firstLine="135"/>
        <w:rPr>
          <w:b w:val="1"/>
          <w:sz w:val="46"/>
          <w:szCs w:val="46"/>
        </w:rPr>
      </w:pPr>
      <w:bookmarkStart w:colFirst="0" w:colLast="0" w:name="_fmj6bgo40xuz" w:id="98"/>
      <w:bookmarkEnd w:id="98"/>
      <w:commentRangeStart w:id="2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2)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واجهة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المستخدم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UI</w:t>
      </w:r>
      <w:r w:rsidDel="00000000" w:rsidR="00000000" w:rsidRPr="00000000">
        <w:rPr>
          <w:b w:val="1"/>
          <w:sz w:val="46"/>
          <w:szCs w:val="46"/>
          <w:rtl w:val="0"/>
        </w:rPr>
        <w:t xml:space="preserve">/</w:t>
      </w:r>
      <w:r w:rsidDel="00000000" w:rsidR="00000000" w:rsidRPr="00000000">
        <w:rPr>
          <w:b w:val="1"/>
          <w:sz w:val="46"/>
          <w:szCs w:val="46"/>
          <w:rtl w:val="0"/>
        </w:rPr>
        <w:t xml:space="preserve">UX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Layer</w:t>
      </w:r>
      <w:r w:rsidDel="00000000" w:rsidR="00000000" w:rsidRPr="00000000">
        <w:rPr>
          <w:b w:val="1"/>
          <w:sz w:val="46"/>
          <w:szCs w:val="46"/>
          <w:rtl w:val="0"/>
        </w:rPr>
        <w:t xml:space="preserve">)</w:t>
      </w:r>
      <w:commentRangeEnd w:id="27"/>
      <w:r w:rsidDel="00000000" w:rsidR="00000000" w:rsidRPr="00000000">
        <w:commentReference w:id="2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Style w:val="Heading2"/>
        <w:keepNext w:val="0"/>
        <w:keepLines w:val="0"/>
        <w:bidi w:val="1"/>
        <w:spacing w:after="80" w:lineRule="auto"/>
        <w:ind w:left="-566.9291338582684" w:right="-1032.9921259842508" w:firstLine="135"/>
        <w:rPr>
          <w:b w:val="1"/>
          <w:sz w:val="34"/>
          <w:szCs w:val="34"/>
        </w:rPr>
      </w:pPr>
      <w:bookmarkStart w:colFirst="0" w:colLast="0" w:name="_jkwoifhvsnjr" w:id="99"/>
      <w:bookmarkEnd w:id="99"/>
      <w:r w:rsidDel="00000000" w:rsidR="00000000" w:rsidRPr="00000000">
        <w:rPr>
          <w:b w:val="1"/>
          <w:sz w:val="34"/>
          <w:szCs w:val="34"/>
          <w:rtl w:val="1"/>
        </w:rPr>
        <w:t xml:space="preserve">لماذا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الفائدة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391">
      <w:pPr>
        <w:numPr>
          <w:ilvl w:val="0"/>
          <w:numId w:val="285"/>
        </w:numPr>
        <w:bidi w:val="1"/>
        <w:spacing w:after="24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متسقة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سريعة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ومهي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أة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للعربية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وللبيع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2">
      <w:pPr>
        <w:pStyle w:val="Heading2"/>
        <w:keepNext w:val="0"/>
        <w:keepLines w:val="0"/>
        <w:bidi w:val="1"/>
        <w:spacing w:after="80" w:lineRule="auto"/>
        <w:ind w:left="-566.9291338582684" w:right="-1032.9921259842508" w:firstLine="135"/>
        <w:rPr>
          <w:b w:val="1"/>
          <w:sz w:val="34"/>
          <w:szCs w:val="34"/>
        </w:rPr>
      </w:pPr>
      <w:bookmarkStart w:colFirst="0" w:colLast="0" w:name="_87s1qlq1x2w3" w:id="100"/>
      <w:bookmarkEnd w:id="100"/>
      <w:r w:rsidDel="00000000" w:rsidR="00000000" w:rsidRPr="00000000">
        <w:rPr>
          <w:b w:val="1"/>
          <w:sz w:val="34"/>
          <w:szCs w:val="34"/>
          <w:rtl w:val="1"/>
        </w:rPr>
        <w:t xml:space="preserve">ما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المطلوب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تنفيذه</w:t>
      </w:r>
    </w:p>
    <w:p w:rsidR="00000000" w:rsidDel="00000000" w:rsidP="00000000" w:rsidRDefault="00000000" w:rsidRPr="00000000" w14:paraId="00000393">
      <w:pPr>
        <w:numPr>
          <w:ilvl w:val="0"/>
          <w:numId w:val="299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Design System: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ألوان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خطوط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أحجام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مسافات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ظلال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مكو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Buttons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Cards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Badges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Inputs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AppBar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Skeleton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94">
      <w:pPr>
        <w:numPr>
          <w:ilvl w:val="0"/>
          <w:numId w:val="299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1"/>
        </w:rPr>
        <w:t xml:space="preserve">شاشات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أساسية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Home, Categories, Product Detail, Search, Cart, Checkout, Orders, Profile.</w:t>
      </w:r>
    </w:p>
    <w:p w:rsidR="00000000" w:rsidDel="00000000" w:rsidP="00000000" w:rsidRDefault="00000000" w:rsidRPr="00000000" w14:paraId="00000395">
      <w:pPr>
        <w:numPr>
          <w:ilvl w:val="0"/>
          <w:numId w:val="299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1"/>
        </w:rPr>
        <w:t xml:space="preserve">حالات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واجهة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Loading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Skeletons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6">
      <w:pPr>
        <w:numPr>
          <w:ilvl w:val="0"/>
          <w:numId w:val="299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RTL &amp; Localization: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Localization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7">
      <w:pPr>
        <w:numPr>
          <w:ilvl w:val="0"/>
          <w:numId w:val="299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Accessibility: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للتكبير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تباين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كاف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8">
      <w:pPr>
        <w:pStyle w:val="Heading2"/>
        <w:keepNext w:val="0"/>
        <w:keepLines w:val="0"/>
        <w:bidi w:val="1"/>
        <w:spacing w:after="80" w:lineRule="auto"/>
        <w:ind w:left="-566.9291338582684" w:right="-1032.9921259842508" w:firstLine="135"/>
        <w:rPr>
          <w:b w:val="1"/>
          <w:sz w:val="34"/>
          <w:szCs w:val="34"/>
        </w:rPr>
      </w:pPr>
      <w:bookmarkStart w:colFirst="0" w:colLast="0" w:name="_ln9cby4lwq09" w:id="101"/>
      <w:bookmarkEnd w:id="101"/>
      <w:r w:rsidDel="00000000" w:rsidR="00000000" w:rsidRPr="00000000">
        <w:rPr>
          <w:b w:val="1"/>
          <w:sz w:val="34"/>
          <w:szCs w:val="34"/>
          <w:rtl w:val="0"/>
        </w:rPr>
        <w:t xml:space="preserve">Definition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of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Done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اعتماد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399">
      <w:pPr>
        <w:numPr>
          <w:ilvl w:val="0"/>
          <w:numId w:val="401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0"/>
        </w:rPr>
        <w:t xml:space="preserve">Theme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ومكتبة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Components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ومستخدمة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80%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A">
      <w:pPr>
        <w:numPr>
          <w:ilvl w:val="0"/>
          <w:numId w:val="401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0"/>
        </w:rPr>
        <w:t xml:space="preserve">Skeleton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B">
      <w:pPr>
        <w:numPr>
          <w:ilvl w:val="0"/>
          <w:numId w:val="401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انعكاسات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C">
      <w:pPr>
        <w:numPr>
          <w:ilvl w:val="0"/>
          <w:numId w:val="401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قياسات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للأداء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Home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سلاسة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سكرول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القوائم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9D">
      <w:pPr>
        <w:pStyle w:val="Heading2"/>
        <w:keepNext w:val="0"/>
        <w:keepLines w:val="0"/>
        <w:bidi w:val="1"/>
        <w:spacing w:after="80" w:lineRule="auto"/>
        <w:ind w:left="-566.9291338582684" w:right="-1032.9921259842508" w:firstLine="135"/>
        <w:rPr>
          <w:b w:val="1"/>
          <w:sz w:val="34"/>
          <w:szCs w:val="34"/>
        </w:rPr>
      </w:pPr>
      <w:bookmarkStart w:colFirst="0" w:colLast="0" w:name="_mlw3lji2w57h" w:id="102"/>
      <w:bookmarkEnd w:id="102"/>
      <w:r w:rsidDel="00000000" w:rsidR="00000000" w:rsidRPr="00000000">
        <w:rPr>
          <w:b w:val="1"/>
          <w:sz w:val="34"/>
          <w:szCs w:val="34"/>
          <w:rtl w:val="1"/>
        </w:rPr>
        <w:t xml:space="preserve">تسليمات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</w:p>
    <w:p w:rsidR="00000000" w:rsidDel="00000000" w:rsidP="00000000" w:rsidRDefault="00000000" w:rsidRPr="00000000" w14:paraId="0000039E">
      <w:pPr>
        <w:numPr>
          <w:ilvl w:val="0"/>
          <w:numId w:val="315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Components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المعتمدة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كيفية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F">
      <w:pPr>
        <w:numPr>
          <w:ilvl w:val="0"/>
          <w:numId w:val="31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لائحة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ومحتواها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وعناصرها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مفصل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A0">
      <w:pPr>
        <w:numPr>
          <w:ilvl w:val="0"/>
          <w:numId w:val="315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نصوص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فارغ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تحميل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A1">
      <w:pPr>
        <w:pStyle w:val="Heading2"/>
        <w:keepNext w:val="0"/>
        <w:keepLines w:val="0"/>
        <w:bidi w:val="1"/>
        <w:spacing w:after="80" w:lineRule="auto"/>
        <w:ind w:left="-566.9291338582684" w:right="-1032.9921259842508" w:firstLine="135"/>
        <w:rPr>
          <w:b w:val="1"/>
          <w:sz w:val="34"/>
          <w:szCs w:val="34"/>
        </w:rPr>
      </w:pPr>
      <w:bookmarkStart w:colFirst="0" w:colLast="0" w:name="_juooo4v7rhh8" w:id="103"/>
      <w:bookmarkEnd w:id="103"/>
      <w:r w:rsidDel="00000000" w:rsidR="00000000" w:rsidRPr="00000000">
        <w:rPr>
          <w:b w:val="1"/>
          <w:sz w:val="34"/>
          <w:szCs w:val="34"/>
          <w:rtl w:val="1"/>
        </w:rPr>
        <w:t xml:space="preserve">أخطاء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شائعة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يجب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تجنبها</w:t>
      </w:r>
    </w:p>
    <w:p w:rsidR="00000000" w:rsidDel="00000000" w:rsidP="00000000" w:rsidRDefault="00000000" w:rsidRPr="00000000" w14:paraId="000003A2">
      <w:pPr>
        <w:numPr>
          <w:ilvl w:val="0"/>
          <w:numId w:val="405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مكررة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المعتمدة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3">
      <w:pPr>
        <w:numPr>
          <w:ilvl w:val="0"/>
          <w:numId w:val="405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إهمال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الخطأ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الفراغ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4">
      <w:pPr>
        <w:bidi w:val="1"/>
        <w:ind w:left="-566.9291338582684" w:right="-1032.992125984250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bidi w:val="1"/>
        <w:ind w:left="-566.9291338582684" w:right="-1032.992125984250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bidi w:val="1"/>
        <w:ind w:left="-566.9291338582684" w:right="-1032.992125984250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bidi w:val="1"/>
        <w:ind w:left="-566.9291338582684" w:right="-1032.992125984250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bidi w:val="1"/>
        <w:ind w:left="-566.9291338582684" w:right="-1032.992125984250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bidi w:val="1"/>
        <w:ind w:left="-566.9291338582684" w:right="-1032.992125984250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bidi w:val="1"/>
        <w:ind w:left="-566.9291338582684" w:right="-1032.992125984250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bidi w:val="1"/>
        <w:ind w:left="-566.9291338582684" w:right="-1032.992125984250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bidi w:val="1"/>
        <w:ind w:left="-566.9291338582684" w:right="-1032.992125984250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pStyle w:val="Heading1"/>
        <w:keepNext w:val="0"/>
        <w:keepLines w:val="0"/>
        <w:bidi w:val="1"/>
        <w:spacing w:before="480" w:lineRule="auto"/>
        <w:ind w:left="-566.9291338582684" w:right="-1032.9921259842508" w:firstLine="135"/>
        <w:rPr>
          <w:b w:val="1"/>
          <w:sz w:val="46"/>
          <w:szCs w:val="46"/>
        </w:rPr>
      </w:pPr>
      <w:bookmarkStart w:colFirst="0" w:colLast="0" w:name="_eipf0lsxju4r" w:id="104"/>
      <w:bookmarkEnd w:id="104"/>
      <w:commentRangeStart w:id="2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1) </w:t>
      </w:r>
      <w:r w:rsidDel="00000000" w:rsidR="00000000" w:rsidRPr="00000000">
        <w:rPr>
          <w:b w:val="1"/>
          <w:sz w:val="46"/>
          <w:szCs w:val="46"/>
          <w:rtl w:val="1"/>
        </w:rPr>
        <w:t xml:space="preserve">قائمة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Components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المعتمدة</w:t>
      </w:r>
      <w:r w:rsidDel="00000000" w:rsidR="00000000" w:rsidRPr="00000000">
        <w:rPr>
          <w:b w:val="1"/>
          <w:sz w:val="46"/>
          <w:szCs w:val="46"/>
          <w:rtl w:val="1"/>
        </w:rPr>
        <w:t xml:space="preserve"> + </w:t>
      </w:r>
      <w:r w:rsidDel="00000000" w:rsidR="00000000" w:rsidRPr="00000000">
        <w:rPr>
          <w:b w:val="1"/>
          <w:sz w:val="46"/>
          <w:szCs w:val="46"/>
          <w:rtl w:val="1"/>
        </w:rPr>
        <w:t xml:space="preserve">كيفية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استخدامها</w:t>
      </w:r>
      <w:commentRangeEnd w:id="28"/>
      <w:r w:rsidDel="00000000" w:rsidR="00000000" w:rsidRPr="00000000">
        <w:commentReference w:id="2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bidi w:val="1"/>
        <w:spacing w:after="240" w:before="240" w:lineRule="auto"/>
        <w:ind w:left="-566.9291338582684" w:right="-1032.9921259842508" w:firstLine="135"/>
        <w:rPr/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الواجهة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التطوير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التكرار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الأسماء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إرشادية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المبرمج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بالإطار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F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التخطيط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والتنق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ل</w:t>
      </w:r>
    </w:p>
    <w:p w:rsidR="00000000" w:rsidDel="00000000" w:rsidP="00000000" w:rsidRDefault="00000000" w:rsidRPr="00000000" w14:paraId="000003B0">
      <w:pPr>
        <w:numPr>
          <w:ilvl w:val="0"/>
          <w:numId w:val="117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AppBar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رجوع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سلة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يبد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الأزرار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1">
      <w:pPr>
        <w:numPr>
          <w:ilvl w:val="0"/>
          <w:numId w:val="11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BottomNav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4–5 </w:t>
      </w:r>
      <w:r w:rsidDel="00000000" w:rsidR="00000000" w:rsidRPr="00000000">
        <w:rPr>
          <w:rtl w:val="1"/>
        </w:rPr>
        <w:t xml:space="preserve">علامات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الرئيسية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الفئات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يبرز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2">
      <w:pPr>
        <w:numPr>
          <w:ilvl w:val="0"/>
          <w:numId w:val="117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Tabs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تبديل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أقسام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فرعية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فساتين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عبايات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نوم</w:t>
      </w:r>
      <w:r w:rsidDel="00000000" w:rsidR="00000000" w:rsidRPr="00000000">
        <w:rPr>
          <w:rtl w:val="1"/>
        </w:rPr>
        <w:t xml:space="preserve">”).</w:t>
        <w:br w:type="textWrapping"/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تصنيفات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كثيرة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3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عرض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</w:p>
    <w:p w:rsidR="00000000" w:rsidDel="00000000" w:rsidP="00000000" w:rsidRDefault="00000000" w:rsidRPr="00000000" w14:paraId="000003B4">
      <w:pPr>
        <w:numPr>
          <w:ilvl w:val="0"/>
          <w:numId w:val="281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ProductCard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صورة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سعر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نفاد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  <w:t xml:space="preserve">Props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title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badge?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onTap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والاقتراحات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5">
      <w:pPr>
        <w:numPr>
          <w:ilvl w:val="0"/>
          <w:numId w:val="281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ProductTile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للصن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الأفقية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الطويلة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  <w:t xml:space="preserve">Props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أعلاه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subtitle?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6">
      <w:pPr>
        <w:numPr>
          <w:ilvl w:val="0"/>
          <w:numId w:val="281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PriceTag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الخصم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  <w:t xml:space="preserve">Props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originalPrice?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7">
      <w:pPr>
        <w:numPr>
          <w:ilvl w:val="0"/>
          <w:numId w:val="281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VariantSelector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اللون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إظهار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المتاح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  <w:t xml:space="preserve">Props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sizes[]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colors[]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onChange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8">
      <w:pPr>
        <w:numPr>
          <w:ilvl w:val="0"/>
          <w:numId w:val="281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ImageGallery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سلايدر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تكبير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  <w:t xml:space="preserve">Props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images[]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onIndexChange?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9">
      <w:pPr>
        <w:numPr>
          <w:ilvl w:val="0"/>
          <w:numId w:val="281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RatingStars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تقييمات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  <w:t xml:space="preserve">Props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A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القوائم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والشرائح</w:t>
      </w:r>
    </w:p>
    <w:p w:rsidR="00000000" w:rsidDel="00000000" w:rsidP="00000000" w:rsidRDefault="00000000" w:rsidRPr="00000000" w14:paraId="000003BB">
      <w:pPr>
        <w:numPr>
          <w:ilvl w:val="0"/>
          <w:numId w:val="174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CategoryChip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شارة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للنقر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  <w:t xml:space="preserve">Props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label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icon?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onTap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C">
      <w:pPr>
        <w:numPr>
          <w:ilvl w:val="0"/>
          <w:numId w:val="174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Carousel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شريط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بالرئيسية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  <w:t xml:space="preserve">Props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 (image, link)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autoPlay?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D">
      <w:pPr>
        <w:numPr>
          <w:ilvl w:val="0"/>
          <w:numId w:val="174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HorizontalList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لمنتجات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مقترحة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  <w:t xml:space="preserve">Props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title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onMore?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E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حقول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ونماذج</w:t>
      </w:r>
    </w:p>
    <w:p w:rsidR="00000000" w:rsidDel="00000000" w:rsidP="00000000" w:rsidRDefault="00000000" w:rsidRPr="00000000" w14:paraId="000003BF">
      <w:pPr>
        <w:numPr>
          <w:ilvl w:val="0"/>
          <w:numId w:val="384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TextField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عام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مخصصة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هاتف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rtl w:val="0"/>
        </w:rPr>
        <w:t xml:space="preserve">Props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label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errorText?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C0">
      <w:pPr>
        <w:numPr>
          <w:ilvl w:val="0"/>
          <w:numId w:val="384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PhoneInput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الهاتف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.164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1">
      <w:pPr>
        <w:numPr>
          <w:ilvl w:val="0"/>
          <w:numId w:val="384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Dropdown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منطقة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مقاس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2">
      <w:pPr>
        <w:numPr>
          <w:ilvl w:val="0"/>
          <w:numId w:val="384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Stepper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3">
      <w:pPr>
        <w:numPr>
          <w:ilvl w:val="0"/>
          <w:numId w:val="384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CouponField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كوبون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3C4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أزرار</w:t>
      </w:r>
    </w:p>
    <w:p w:rsidR="00000000" w:rsidDel="00000000" w:rsidP="00000000" w:rsidRDefault="00000000" w:rsidRPr="00000000" w14:paraId="000003C5">
      <w:pPr>
        <w:numPr>
          <w:ilvl w:val="0"/>
          <w:numId w:val="410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PrimaryButton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CTA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إتمام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rtl w:val="0"/>
        </w:rPr>
        <w:t xml:space="preserve">Props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label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loading?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onPressed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C6">
      <w:pPr>
        <w:numPr>
          <w:ilvl w:val="0"/>
          <w:numId w:val="410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SecondaryButton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ثانوي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استمرار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C7">
      <w:pPr>
        <w:numPr>
          <w:ilvl w:val="0"/>
          <w:numId w:val="410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IconButton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للقلب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المفضلة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المشاركة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8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حالات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واجهة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تغذية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راجعة</w:t>
      </w:r>
    </w:p>
    <w:p w:rsidR="00000000" w:rsidDel="00000000" w:rsidP="00000000" w:rsidRDefault="00000000" w:rsidRPr="00000000" w14:paraId="000003C9">
      <w:pPr>
        <w:numPr>
          <w:ilvl w:val="0"/>
          <w:numId w:val="337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Skeleton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هيكل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والبطاقات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A">
      <w:pPr>
        <w:numPr>
          <w:ilvl w:val="0"/>
          <w:numId w:val="33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EmptyState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أيقونة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وصف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إجراء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  <w:t xml:space="preserve">Props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icon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title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subtitle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actionLabel?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onAction?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CB">
      <w:pPr>
        <w:numPr>
          <w:ilvl w:val="0"/>
          <w:numId w:val="33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ErrorState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C">
      <w:pPr>
        <w:numPr>
          <w:ilvl w:val="0"/>
          <w:numId w:val="33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Toast/Snackbar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تأكيدات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CD">
      <w:pPr>
        <w:numPr>
          <w:ilvl w:val="0"/>
          <w:numId w:val="337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ModalBottomSheet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اللون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الإضافة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E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G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سلة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وشراء</w:t>
      </w:r>
    </w:p>
    <w:p w:rsidR="00000000" w:rsidDel="00000000" w:rsidP="00000000" w:rsidRDefault="00000000" w:rsidRPr="00000000" w14:paraId="000003CF">
      <w:pPr>
        <w:numPr>
          <w:ilvl w:val="0"/>
          <w:numId w:val="135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CartItemRow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صورة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مصغ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مقاس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لون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سعر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كمية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0">
      <w:pPr>
        <w:numPr>
          <w:ilvl w:val="0"/>
          <w:numId w:val="13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SummaryCard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ملخص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بضاعة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شحن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خصم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الإجمالي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D1">
      <w:pPr>
        <w:numPr>
          <w:ilvl w:val="0"/>
          <w:numId w:val="13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AddressCard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تسليم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تحرير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2">
      <w:pPr>
        <w:numPr>
          <w:ilvl w:val="0"/>
          <w:numId w:val="13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PaymentMethodTile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مسبق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3">
      <w:pPr>
        <w:numPr>
          <w:ilvl w:val="0"/>
          <w:numId w:val="135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CheckoutStepHeader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يوضح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D4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H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شارات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وسوم</w:t>
      </w:r>
    </w:p>
    <w:p w:rsidR="00000000" w:rsidDel="00000000" w:rsidP="00000000" w:rsidRDefault="00000000" w:rsidRPr="00000000" w14:paraId="000003D5">
      <w:pPr>
        <w:numPr>
          <w:ilvl w:val="0"/>
          <w:numId w:val="84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Badge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”، “</w:t>
      </w:r>
      <w:r w:rsidDel="00000000" w:rsidR="00000000" w:rsidRPr="00000000">
        <w:rPr>
          <w:rtl w:val="1"/>
        </w:rPr>
        <w:t xml:space="preserve">نفد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قريب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”، “</w:t>
      </w:r>
      <w:r w:rsidDel="00000000" w:rsidR="00000000" w:rsidRPr="00000000">
        <w:rPr>
          <w:rtl w:val="1"/>
        </w:rPr>
        <w:t xml:space="preserve">خصم</w:t>
      </w:r>
      <w:r w:rsidDel="00000000" w:rsidR="00000000" w:rsidRPr="00000000">
        <w:rPr>
          <w:rtl w:val="1"/>
        </w:rPr>
        <w:t xml:space="preserve"> %”.</w:t>
      </w:r>
    </w:p>
    <w:p w:rsidR="00000000" w:rsidDel="00000000" w:rsidP="00000000" w:rsidRDefault="00000000" w:rsidRPr="00000000" w14:paraId="000003D6">
      <w:pPr>
        <w:numPr>
          <w:ilvl w:val="0"/>
          <w:numId w:val="84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Tag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لون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مقاس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متاح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متاح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7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إرشادات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استخدام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عامة</w:t>
      </w:r>
    </w:p>
    <w:p w:rsidR="00000000" w:rsidDel="00000000" w:rsidP="00000000" w:rsidRDefault="00000000" w:rsidRPr="00000000" w14:paraId="000003D8">
      <w:pPr>
        <w:numPr>
          <w:ilvl w:val="0"/>
          <w:numId w:val="280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Components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المعتمدة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9">
      <w:pPr>
        <w:numPr>
          <w:ilvl w:val="0"/>
          <w:numId w:val="280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خصائص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الفروق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A">
      <w:pPr>
        <w:numPr>
          <w:ilvl w:val="0"/>
          <w:numId w:val="280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الألوان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الخطوط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Theme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B">
      <w:pPr>
        <w:bidi w:val="1"/>
        <w:ind w:left="-566.9291338582684" w:right="-1032.992125984250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pStyle w:val="Heading1"/>
        <w:keepNext w:val="0"/>
        <w:keepLines w:val="0"/>
        <w:bidi w:val="1"/>
        <w:spacing w:before="480" w:lineRule="auto"/>
        <w:ind w:left="-566.9291338582684" w:right="-1032.9921259842508" w:firstLine="135"/>
        <w:rPr>
          <w:b w:val="1"/>
          <w:sz w:val="46"/>
          <w:szCs w:val="46"/>
        </w:rPr>
      </w:pPr>
      <w:bookmarkStart w:colFirst="0" w:colLast="0" w:name="_6ij3k6kvubc5" w:id="105"/>
      <w:bookmarkEnd w:id="10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2) </w:t>
      </w:r>
      <w:r w:rsidDel="00000000" w:rsidR="00000000" w:rsidRPr="00000000">
        <w:rPr>
          <w:b w:val="1"/>
          <w:sz w:val="46"/>
          <w:szCs w:val="46"/>
          <w:rtl w:val="1"/>
        </w:rPr>
        <w:t xml:space="preserve">لائحة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الشاشات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ومحتواها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وعناصرها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بدون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تصميم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بصري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3DD">
      <w:pPr>
        <w:bidi w:val="1"/>
        <w:spacing w:after="240" w:before="240" w:lineRule="auto"/>
        <w:ind w:left="-566.9291338582684" w:right="-1032.9921259842508" w:firstLine="135"/>
        <w:rPr/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يعر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المبرمج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ووظائف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E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الرئيسية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Home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3DF">
      <w:pPr>
        <w:numPr>
          <w:ilvl w:val="0"/>
          <w:numId w:val="328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AppBar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Carousel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أقسام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Chip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للفئات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للمنتجات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مبيع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حديث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E0">
      <w:pPr>
        <w:numPr>
          <w:ilvl w:val="0"/>
          <w:numId w:val="328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أفعال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1">
      <w:pPr>
        <w:bidi w:val="1"/>
        <w:spacing w:after="240" w:before="240" w:lineRule="auto"/>
        <w:ind w:right="-1032.99212598425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الفئات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3E3">
      <w:pPr>
        <w:numPr>
          <w:ilvl w:val="0"/>
          <w:numId w:val="278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فرعية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CategoryChip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Tile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E4">
      <w:pPr>
        <w:numPr>
          <w:ilvl w:val="0"/>
          <w:numId w:val="278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أفعال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5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قائمة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المنتجات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List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3E6">
      <w:pPr>
        <w:numPr>
          <w:ilvl w:val="0"/>
          <w:numId w:val="65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ProductCard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Grid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فلترة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مقاس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سعر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فرز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الأحدث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سعر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E7">
      <w:pPr>
        <w:numPr>
          <w:ilvl w:val="0"/>
          <w:numId w:val="65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أفعال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اللانهائي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pagination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التفاصيل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8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تفاصيل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المنتج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Detail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3E9">
      <w:pPr>
        <w:numPr>
          <w:ilvl w:val="0"/>
          <w:numId w:val="386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ImageGallery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الاسم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الخصم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تقييم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VariantSelector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مقاس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لون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0"/>
        </w:rPr>
        <w:t xml:space="preserve">PrimaryButton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أضف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مشاركة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مفضلة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اقتراحات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أسفل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A">
      <w:pPr>
        <w:numPr>
          <w:ilvl w:val="0"/>
          <w:numId w:val="386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أفعال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اللون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BottomSheet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يختر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المقاس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B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البحث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Search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3EC">
      <w:pPr>
        <w:numPr>
          <w:ilvl w:val="0"/>
          <w:numId w:val="180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حديث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برسالة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D">
      <w:pPr>
        <w:numPr>
          <w:ilvl w:val="0"/>
          <w:numId w:val="180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أفعال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اقتراحات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تصفية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E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السلة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Cart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3EF">
      <w:pPr>
        <w:numPr>
          <w:ilvl w:val="0"/>
          <w:numId w:val="17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CartItemRow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صورة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خصائص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سعر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كمية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حقل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كوبون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SummaryCard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إتمام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3F0">
      <w:pPr>
        <w:numPr>
          <w:ilvl w:val="0"/>
          <w:numId w:val="17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أفعال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كوبون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1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G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الشراء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العنوان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Checkout</w:t>
      </w:r>
      <w:r w:rsidDel="00000000" w:rsidR="00000000" w:rsidRPr="00000000">
        <w:rPr>
          <w:b w:val="1"/>
          <w:rtl w:val="0"/>
        </w:rPr>
        <w:t xml:space="preserve"> – </w:t>
      </w:r>
      <w:r w:rsidDel="00000000" w:rsidR="00000000" w:rsidRPr="00000000">
        <w:rPr>
          <w:b w:val="1"/>
          <w:rtl w:val="0"/>
        </w:rPr>
        <w:t xml:space="preserve">Shipping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3F2">
      <w:pPr>
        <w:numPr>
          <w:ilvl w:val="0"/>
          <w:numId w:val="197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AddressCard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منطقة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وصف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للدفغ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3">
      <w:pPr>
        <w:numPr>
          <w:ilvl w:val="0"/>
          <w:numId w:val="197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أفعال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4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H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الشراء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الدفع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Checkout</w:t>
      </w:r>
      <w:r w:rsidDel="00000000" w:rsidR="00000000" w:rsidRPr="00000000">
        <w:rPr>
          <w:b w:val="1"/>
          <w:rtl w:val="0"/>
        </w:rPr>
        <w:t xml:space="preserve"> – </w:t>
      </w:r>
      <w:r w:rsidDel="00000000" w:rsidR="00000000" w:rsidRPr="00000000">
        <w:rPr>
          <w:b w:val="1"/>
          <w:rtl w:val="0"/>
        </w:rPr>
        <w:t xml:space="preserve">Payment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3F5">
      <w:pPr>
        <w:numPr>
          <w:ilvl w:val="0"/>
          <w:numId w:val="179"/>
        </w:numPr>
        <w:bidi w:val="1"/>
        <w:spacing w:after="24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PaymentMethodTile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مسبق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ملخص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للمراجعة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6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الشراء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المراجعة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والتأكيد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Checkout</w:t>
      </w:r>
      <w:r w:rsidDel="00000000" w:rsidR="00000000" w:rsidRPr="00000000">
        <w:rPr>
          <w:b w:val="1"/>
          <w:rtl w:val="0"/>
        </w:rPr>
        <w:t xml:space="preserve"> – </w:t>
      </w:r>
      <w:r w:rsidDel="00000000" w:rsidR="00000000" w:rsidRPr="00000000">
        <w:rPr>
          <w:b w:val="1"/>
          <w:rtl w:val="0"/>
        </w:rPr>
        <w:t xml:space="preserve">Review</w:t>
      </w:r>
      <w:r w:rsidDel="00000000" w:rsidR="00000000" w:rsidRPr="00000000">
        <w:rPr>
          <w:b w:val="1"/>
          <w:rtl w:val="0"/>
        </w:rPr>
        <w:t xml:space="preserve"> &amp; </w:t>
      </w:r>
      <w:r w:rsidDel="00000000" w:rsidR="00000000" w:rsidRPr="00000000">
        <w:rPr>
          <w:b w:val="1"/>
          <w:rtl w:val="0"/>
        </w:rPr>
        <w:t xml:space="preserve">Confirm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3F7">
      <w:pPr>
        <w:numPr>
          <w:ilvl w:val="0"/>
          <w:numId w:val="137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العناصر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الرسوم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الخصم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الإجمالي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المختصرة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تأكيد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3F8">
      <w:pPr>
        <w:numPr>
          <w:ilvl w:val="0"/>
          <w:numId w:val="137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أفعال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9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J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الطلبات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Orders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List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3FA">
      <w:pPr>
        <w:numPr>
          <w:ilvl w:val="0"/>
          <w:numId w:val="96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تاريخ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إجمالي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لون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تاريخي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B">
      <w:pPr>
        <w:numPr>
          <w:ilvl w:val="0"/>
          <w:numId w:val="96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أفعال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C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K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تفاصيل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الطلب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Detail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3FD">
      <w:pPr>
        <w:numPr>
          <w:ilvl w:val="0"/>
          <w:numId w:val="257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timeline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العناصر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المبلغ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إجراءات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E">
      <w:pPr>
        <w:numPr>
          <w:ilvl w:val="0"/>
          <w:numId w:val="257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أفعال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الدعم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F">
      <w:pPr>
        <w:bidi w:val="1"/>
        <w:spacing w:after="240" w:before="240" w:lineRule="auto"/>
        <w:ind w:right="-1032.99212598425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L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الملف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الشخصي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Profile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401">
      <w:pPr>
        <w:numPr>
          <w:ilvl w:val="0"/>
          <w:numId w:val="394"/>
        </w:numPr>
        <w:bidi w:val="1"/>
        <w:spacing w:after="24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الاسم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الهاتف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البريد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الإعدادات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لغة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الخروج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2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المفضلة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Wishlist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403">
      <w:pPr>
        <w:numPr>
          <w:ilvl w:val="0"/>
          <w:numId w:val="142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محفوظة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4">
      <w:pPr>
        <w:numPr>
          <w:ilvl w:val="0"/>
          <w:numId w:val="142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فارغة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لطيف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CTA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ابدئي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التسوق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405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تسجيل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الدخول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Auth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406">
      <w:pPr>
        <w:numPr>
          <w:ilvl w:val="0"/>
          <w:numId w:val="217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شاشات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07">
      <w:pPr>
        <w:numPr>
          <w:ilvl w:val="1"/>
          <w:numId w:val="21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Phone OTP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8">
      <w:pPr>
        <w:numPr>
          <w:ilvl w:val="1"/>
          <w:numId w:val="21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b w:val="1"/>
          <w:rtl w:val="0"/>
        </w:rPr>
        <w:t xml:space="preserve">Email/Password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9">
      <w:pPr>
        <w:numPr>
          <w:ilvl w:val="0"/>
          <w:numId w:val="217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أفعال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Phone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0A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O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الإعدادات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40B">
      <w:pPr>
        <w:numPr>
          <w:ilvl w:val="0"/>
          <w:numId w:val="156"/>
        </w:numPr>
        <w:bidi w:val="1"/>
        <w:spacing w:after="24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الإشعارات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الخصوصية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C">
      <w:pPr>
        <w:bidi w:val="1"/>
        <w:ind w:left="-566.9291338582684" w:right="-1032.992125984250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pStyle w:val="Heading1"/>
        <w:keepNext w:val="0"/>
        <w:keepLines w:val="0"/>
        <w:bidi w:val="1"/>
        <w:spacing w:before="480" w:lineRule="auto"/>
        <w:ind w:left="-566.9291338582684" w:right="-1032.9921259842508" w:firstLine="135"/>
        <w:rPr>
          <w:b w:val="1"/>
          <w:sz w:val="46"/>
          <w:szCs w:val="46"/>
        </w:rPr>
      </w:pPr>
      <w:bookmarkStart w:colFirst="0" w:colLast="0" w:name="_e0vtw1o58fai" w:id="106"/>
      <w:bookmarkEnd w:id="10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3) </w:t>
      </w:r>
      <w:r w:rsidDel="00000000" w:rsidR="00000000" w:rsidRPr="00000000">
        <w:rPr>
          <w:b w:val="1"/>
          <w:sz w:val="46"/>
          <w:szCs w:val="46"/>
          <w:rtl w:val="1"/>
        </w:rPr>
        <w:t xml:space="preserve">نصوص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عربية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قياسية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للحالات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الثلاث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فارغ</w:t>
      </w:r>
      <w:r w:rsidDel="00000000" w:rsidR="00000000" w:rsidRPr="00000000">
        <w:rPr>
          <w:b w:val="1"/>
          <w:sz w:val="46"/>
          <w:szCs w:val="46"/>
          <w:rtl w:val="1"/>
        </w:rPr>
        <w:t xml:space="preserve">/</w:t>
      </w:r>
      <w:r w:rsidDel="00000000" w:rsidR="00000000" w:rsidRPr="00000000">
        <w:rPr>
          <w:b w:val="1"/>
          <w:sz w:val="46"/>
          <w:szCs w:val="46"/>
          <w:rtl w:val="1"/>
        </w:rPr>
        <w:t xml:space="preserve">تحميل</w:t>
      </w:r>
      <w:r w:rsidDel="00000000" w:rsidR="00000000" w:rsidRPr="00000000">
        <w:rPr>
          <w:b w:val="1"/>
          <w:sz w:val="46"/>
          <w:szCs w:val="46"/>
          <w:rtl w:val="1"/>
        </w:rPr>
        <w:t xml:space="preserve">/</w:t>
      </w:r>
      <w:r w:rsidDel="00000000" w:rsidR="00000000" w:rsidRPr="00000000">
        <w:rPr>
          <w:b w:val="1"/>
          <w:sz w:val="46"/>
          <w:szCs w:val="46"/>
          <w:rtl w:val="1"/>
        </w:rPr>
        <w:t xml:space="preserve">خطأ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40E">
      <w:pPr>
        <w:bidi w:val="1"/>
        <w:spacing w:after="240" w:before="240" w:lineRule="auto"/>
        <w:ind w:left="-566.9291338582684" w:right="-1032.9921259842508" w:firstLine="135"/>
        <w:rPr/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اتساق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ونبرة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زهراء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راقية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مبالغة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الواجهة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F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حالات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التحميل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Loading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410">
      <w:pPr>
        <w:numPr>
          <w:ilvl w:val="0"/>
          <w:numId w:val="325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للشاشات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11">
      <w:pPr>
        <w:numPr>
          <w:ilvl w:val="1"/>
          <w:numId w:val="32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جاري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التحميل</w:t>
      </w:r>
      <w:r w:rsidDel="00000000" w:rsidR="00000000" w:rsidRPr="00000000">
        <w:rPr>
          <w:b w:val="1"/>
          <w:rtl w:val="1"/>
        </w:rPr>
        <w:t xml:space="preserve">…</w:t>
      </w:r>
    </w:p>
    <w:p w:rsidR="00000000" w:rsidDel="00000000" w:rsidP="00000000" w:rsidRDefault="00000000" w:rsidRPr="00000000" w14:paraId="00000412">
      <w:pPr>
        <w:numPr>
          <w:ilvl w:val="1"/>
          <w:numId w:val="32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الوصف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لحظات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ونجه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لك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المحتوى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13">
      <w:pPr>
        <w:numPr>
          <w:ilvl w:val="0"/>
          <w:numId w:val="325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بطاقات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Skeleton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نصوص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الهياكل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4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حالات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فارغة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Empty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415">
      <w:pPr>
        <w:numPr>
          <w:ilvl w:val="0"/>
          <w:numId w:val="157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الرئيسية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مبدئي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416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مرحب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بك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زهراء</w:t>
      </w:r>
    </w:p>
    <w:p w:rsidR="00000000" w:rsidDel="00000000" w:rsidP="00000000" w:rsidRDefault="00000000" w:rsidRPr="00000000" w14:paraId="00000417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الوصف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اكتشفي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تشكيلاتنا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المختارة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لك</w:t>
      </w:r>
      <w:r w:rsidDel="00000000" w:rsidR="00000000" w:rsidRPr="00000000">
        <w:rPr>
          <w:b w:val="1"/>
          <w:rtl w:val="1"/>
        </w:rPr>
        <w:t xml:space="preserve">ِ.</w:t>
      </w:r>
    </w:p>
    <w:p w:rsidR="00000000" w:rsidDel="00000000" w:rsidP="00000000" w:rsidRDefault="00000000" w:rsidRPr="00000000" w14:paraId="00000418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ابدئي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التسوق</w:t>
      </w:r>
    </w:p>
    <w:p w:rsidR="00000000" w:rsidDel="00000000" w:rsidP="00000000" w:rsidRDefault="00000000" w:rsidRPr="00000000" w14:paraId="00000419">
      <w:pPr>
        <w:numPr>
          <w:ilvl w:val="0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فلترة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فارغة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41A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توجد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منتجات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مطابقة</w:t>
      </w:r>
    </w:p>
    <w:p w:rsidR="00000000" w:rsidDel="00000000" w:rsidP="00000000" w:rsidRDefault="00000000" w:rsidRPr="00000000" w14:paraId="0000041B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الوصف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جر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بي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تعديل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الفلاتر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تصفحي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فئات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قريبة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1C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تعديل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الفلاتر</w:t>
      </w:r>
    </w:p>
    <w:p w:rsidR="00000000" w:rsidDel="00000000" w:rsidP="00000000" w:rsidRDefault="00000000" w:rsidRPr="00000000" w14:paraId="0000041D">
      <w:pPr>
        <w:numPr>
          <w:ilvl w:val="0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البحث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نتيجة</w:t>
      </w:r>
      <w:r w:rsidDel="00000000" w:rsidR="00000000" w:rsidRPr="00000000">
        <w:rPr>
          <w:rtl w:val="1"/>
        </w:rPr>
        <w:t xml:space="preserve"> = 0):</w:t>
      </w:r>
    </w:p>
    <w:p w:rsidR="00000000" w:rsidDel="00000000" w:rsidP="00000000" w:rsidRDefault="00000000" w:rsidRPr="00000000" w14:paraId="0000041E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لم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نجد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تبحثين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عنه</w:t>
      </w:r>
    </w:p>
    <w:p w:rsidR="00000000" w:rsidDel="00000000" w:rsidP="00000000" w:rsidRDefault="00000000" w:rsidRPr="00000000" w14:paraId="0000041F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الوصف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حو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لي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الكلمة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جر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بي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فئة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مختلفة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20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تصفح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الفئات</w:t>
      </w:r>
    </w:p>
    <w:p w:rsidR="00000000" w:rsidDel="00000000" w:rsidP="00000000" w:rsidRDefault="00000000" w:rsidRPr="00000000" w14:paraId="00000421">
      <w:pPr>
        <w:numPr>
          <w:ilvl w:val="0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الفارغة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22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سلتك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فارغة</w:t>
      </w:r>
    </w:p>
    <w:p w:rsidR="00000000" w:rsidDel="00000000" w:rsidP="00000000" w:rsidRDefault="00000000" w:rsidRPr="00000000" w14:paraId="00000423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الوصف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ابدئي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بإضافة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القطع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المفضلة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لديك</w:t>
      </w:r>
      <w:r w:rsidDel="00000000" w:rsidR="00000000" w:rsidRPr="00000000">
        <w:rPr>
          <w:b w:val="1"/>
          <w:rtl w:val="1"/>
        </w:rPr>
        <w:t xml:space="preserve">ِ.</w:t>
      </w:r>
    </w:p>
    <w:p w:rsidR="00000000" w:rsidDel="00000000" w:rsidP="00000000" w:rsidRDefault="00000000" w:rsidRPr="00000000" w14:paraId="00000424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تسوقي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الآن</w:t>
      </w:r>
    </w:p>
    <w:p w:rsidR="00000000" w:rsidDel="00000000" w:rsidP="00000000" w:rsidRDefault="00000000" w:rsidRPr="00000000" w14:paraId="00000425">
      <w:pPr>
        <w:numPr>
          <w:ilvl w:val="0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المفضلة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الفارغة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26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عناصر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المفضلة</w:t>
      </w:r>
    </w:p>
    <w:p w:rsidR="00000000" w:rsidDel="00000000" w:rsidP="00000000" w:rsidRDefault="00000000" w:rsidRPr="00000000" w14:paraId="00000427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الوصف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احفظي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القطع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تعجبك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للرجوع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إليها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لاحق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28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استكشفي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الجديد</w:t>
      </w:r>
    </w:p>
    <w:p w:rsidR="00000000" w:rsidDel="00000000" w:rsidP="00000000" w:rsidRDefault="00000000" w:rsidRPr="00000000" w14:paraId="00000429">
      <w:pPr>
        <w:numPr>
          <w:ilvl w:val="0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42A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توجد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طلبات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بعد</w:t>
      </w:r>
    </w:p>
    <w:p w:rsidR="00000000" w:rsidDel="00000000" w:rsidP="00000000" w:rsidRDefault="00000000" w:rsidRPr="00000000" w14:paraId="0000042B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الوصف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عند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إتمام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طلب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سيظهر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هنا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2C">
      <w:pPr>
        <w:numPr>
          <w:ilvl w:val="1"/>
          <w:numId w:val="157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ابدئي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التسوق</w:t>
      </w:r>
    </w:p>
    <w:p w:rsidR="00000000" w:rsidDel="00000000" w:rsidP="00000000" w:rsidRDefault="00000000" w:rsidRPr="00000000" w14:paraId="0000042D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حالات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الخطأ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Error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42E">
      <w:pPr>
        <w:numPr>
          <w:ilvl w:val="0"/>
          <w:numId w:val="175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انقطاع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2F">
      <w:pPr>
        <w:numPr>
          <w:ilvl w:val="1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اتصالك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بالإنترنت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متوفر</w:t>
      </w:r>
    </w:p>
    <w:p w:rsidR="00000000" w:rsidDel="00000000" w:rsidP="00000000" w:rsidRDefault="00000000" w:rsidRPr="00000000" w14:paraId="00000430">
      <w:pPr>
        <w:numPr>
          <w:ilvl w:val="1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الوصف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تحق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قي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ثم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حاولي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مجدد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31">
      <w:pPr>
        <w:numPr>
          <w:ilvl w:val="1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إعادة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المحاولة</w:t>
      </w:r>
    </w:p>
    <w:p w:rsidR="00000000" w:rsidDel="00000000" w:rsidP="00000000" w:rsidRDefault="00000000" w:rsidRPr="00000000" w14:paraId="00000432">
      <w:pPr>
        <w:numPr>
          <w:ilvl w:val="0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مهلة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Timeout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433">
      <w:pPr>
        <w:numPr>
          <w:ilvl w:val="1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الخدمة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تتأخر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بالاستجابة</w:t>
      </w:r>
    </w:p>
    <w:p w:rsidR="00000000" w:rsidDel="00000000" w:rsidP="00000000" w:rsidRDefault="00000000" w:rsidRPr="00000000" w14:paraId="00000434">
      <w:pPr>
        <w:numPr>
          <w:ilvl w:val="1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الوصف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حاولي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أخرى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لحظات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35">
      <w:pPr>
        <w:numPr>
          <w:ilvl w:val="1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إعادة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المحاولة</w:t>
      </w:r>
    </w:p>
    <w:p w:rsidR="00000000" w:rsidDel="00000000" w:rsidP="00000000" w:rsidRDefault="00000000" w:rsidRPr="00000000" w14:paraId="00000436">
      <w:pPr>
        <w:numPr>
          <w:ilvl w:val="0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</w:t>
      </w:r>
      <w:r w:rsidDel="00000000" w:rsidR="00000000" w:rsidRPr="00000000">
        <w:rPr>
          <w:rtl w:val="1"/>
        </w:rPr>
        <w:t xml:space="preserve"> (5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437">
      <w:pPr>
        <w:numPr>
          <w:ilvl w:val="1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حدث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خطأ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مؤقت</w:t>
      </w:r>
    </w:p>
    <w:p w:rsidR="00000000" w:rsidDel="00000000" w:rsidP="00000000" w:rsidRDefault="00000000" w:rsidRPr="00000000" w14:paraId="00000438">
      <w:pPr>
        <w:numPr>
          <w:ilvl w:val="1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الوصف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نعمل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إصلاحه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الآن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حاولي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لاحق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39">
      <w:pPr>
        <w:numPr>
          <w:ilvl w:val="1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تحديث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الصفحة</w:t>
      </w:r>
    </w:p>
    <w:p w:rsidR="00000000" w:rsidDel="00000000" w:rsidP="00000000" w:rsidRDefault="00000000" w:rsidRPr="00000000" w14:paraId="0000043A">
      <w:pPr>
        <w:numPr>
          <w:ilvl w:val="0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انتهت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 (401):</w:t>
      </w:r>
    </w:p>
    <w:p w:rsidR="00000000" w:rsidDel="00000000" w:rsidP="00000000" w:rsidRDefault="00000000" w:rsidRPr="00000000" w14:paraId="0000043B">
      <w:pPr>
        <w:numPr>
          <w:ilvl w:val="1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يرجى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تسجيل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الدخول</w:t>
      </w:r>
    </w:p>
    <w:p w:rsidR="00000000" w:rsidDel="00000000" w:rsidP="00000000" w:rsidRDefault="00000000" w:rsidRPr="00000000" w14:paraId="0000043C">
      <w:pPr>
        <w:numPr>
          <w:ilvl w:val="1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الوصف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لإكمال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هذه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العملية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سج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لي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دخولك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3D">
      <w:pPr>
        <w:numPr>
          <w:ilvl w:val="1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تسجيل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الدخول</w:t>
      </w:r>
    </w:p>
    <w:p w:rsidR="00000000" w:rsidDel="00000000" w:rsidP="00000000" w:rsidRDefault="00000000" w:rsidRPr="00000000" w14:paraId="0000043E">
      <w:pPr>
        <w:numPr>
          <w:ilvl w:val="0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متاحة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نفاد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مخزون</w:t>
      </w:r>
      <w:r w:rsidDel="00000000" w:rsidR="00000000" w:rsidRPr="00000000">
        <w:rPr>
          <w:rtl w:val="1"/>
        </w:rPr>
        <w:t xml:space="preserve"> (409/404):</w:t>
      </w:r>
    </w:p>
    <w:p w:rsidR="00000000" w:rsidDel="00000000" w:rsidP="00000000" w:rsidRDefault="00000000" w:rsidRPr="00000000" w14:paraId="0000043F">
      <w:pPr>
        <w:numPr>
          <w:ilvl w:val="1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العنصر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متاح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الآن</w:t>
      </w:r>
    </w:p>
    <w:p w:rsidR="00000000" w:rsidDel="00000000" w:rsidP="00000000" w:rsidRDefault="00000000" w:rsidRPr="00000000" w14:paraId="00000440">
      <w:pPr>
        <w:numPr>
          <w:ilvl w:val="1"/>
          <w:numId w:val="175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الوصف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اختاري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مقاس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لون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آخر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عودي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لاحق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41">
      <w:pPr>
        <w:numPr>
          <w:ilvl w:val="1"/>
          <w:numId w:val="175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عرض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بدائل</w:t>
      </w:r>
    </w:p>
    <w:p w:rsidR="00000000" w:rsidDel="00000000" w:rsidP="00000000" w:rsidRDefault="00000000" w:rsidRPr="00000000" w14:paraId="00000442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رسائل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قصيرة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Toast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Snackbar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443">
      <w:pPr>
        <w:numPr>
          <w:ilvl w:val="0"/>
          <w:numId w:val="86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تمت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الإضافة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سلتك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44">
      <w:pPr>
        <w:numPr>
          <w:ilvl w:val="0"/>
          <w:numId w:val="86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تمت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الإزالة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السلة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45">
      <w:pPr>
        <w:numPr>
          <w:ilvl w:val="0"/>
          <w:numId w:val="86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كوبون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ناجح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تم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تطبيق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الكوبون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46">
      <w:pPr>
        <w:numPr>
          <w:ilvl w:val="0"/>
          <w:numId w:val="86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كوبون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صالح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الكوبون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صالح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47">
      <w:pPr>
        <w:numPr>
          <w:ilvl w:val="0"/>
          <w:numId w:val="86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تم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حفظ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العنوان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48">
      <w:pPr>
        <w:numPr>
          <w:ilvl w:val="0"/>
          <w:numId w:val="86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حدث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خطأ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حاولي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مجدد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49">
      <w:pPr>
        <w:bidi w:val="1"/>
        <w:spacing w:after="240" w:before="240" w:lineRule="auto"/>
        <w:ind w:left="-566.9291338582684" w:right="-1032.992125984250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أزرار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عامة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CTAs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44A">
      <w:pPr>
        <w:numPr>
          <w:ilvl w:val="0"/>
          <w:numId w:val="60"/>
        </w:numPr>
        <w:bidi w:val="1"/>
        <w:spacing w:after="240" w:before="240" w:lineRule="auto"/>
        <w:ind w:left="-566.9291338582684" w:right="-1032.9921259842508" w:firstLine="135"/>
      </w:pPr>
      <w:r w:rsidDel="00000000" w:rsidR="00000000" w:rsidRPr="00000000">
        <w:rPr>
          <w:b w:val="1"/>
          <w:rtl w:val="1"/>
        </w:rPr>
        <w:t xml:space="preserve">تسوقي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الآن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1"/>
        </w:rPr>
        <w:t xml:space="preserve">عرض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المزيد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1"/>
        </w:rPr>
        <w:t xml:space="preserve">تعديل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الفلاتر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1"/>
        </w:rPr>
        <w:t xml:space="preserve">إعادة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المحاولة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1"/>
        </w:rPr>
        <w:t xml:space="preserve">تأكيد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الطلب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1"/>
        </w:rPr>
        <w:t xml:space="preserve">متابعة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1"/>
        </w:rPr>
        <w:t xml:space="preserve">حفظ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1"/>
        </w:rPr>
        <w:t xml:space="preserve">إلغاء</w:t>
      </w:r>
    </w:p>
    <w:p w:rsidR="00000000" w:rsidDel="00000000" w:rsidP="00000000" w:rsidRDefault="00000000" w:rsidRPr="00000000" w14:paraId="0000044B">
      <w:pPr>
        <w:bidi w:val="1"/>
        <w:ind w:left="-566.9291338582684" w:right="-1032.992125984250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pStyle w:val="Heading2"/>
        <w:keepNext w:val="0"/>
        <w:keepLines w:val="0"/>
        <w:bidi w:val="1"/>
        <w:spacing w:after="80" w:lineRule="auto"/>
        <w:ind w:left="-566.9291338582684" w:right="-1032.9921259842508" w:firstLine="135"/>
        <w:rPr>
          <w:b w:val="1"/>
          <w:sz w:val="34"/>
          <w:szCs w:val="34"/>
        </w:rPr>
      </w:pPr>
      <w:bookmarkStart w:colFirst="0" w:colLast="0" w:name="_zak4idouzer0" w:id="107"/>
      <w:bookmarkEnd w:id="107"/>
      <w:r w:rsidDel="00000000" w:rsidR="00000000" w:rsidRPr="00000000">
        <w:rPr>
          <w:b w:val="1"/>
          <w:sz w:val="34"/>
          <w:szCs w:val="34"/>
          <w:rtl w:val="1"/>
        </w:rPr>
        <w:t xml:space="preserve">كيف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يسل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مها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المبرمج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داخل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المشروع</w:t>
      </w:r>
      <w:r w:rsidDel="00000000" w:rsidR="00000000" w:rsidRPr="00000000">
        <w:rPr>
          <w:b w:val="1"/>
          <w:sz w:val="34"/>
          <w:szCs w:val="34"/>
          <w:rtl w:val="1"/>
        </w:rPr>
        <w:t xml:space="preserve">؟</w:t>
      </w:r>
    </w:p>
    <w:p w:rsidR="00000000" w:rsidDel="00000000" w:rsidP="00000000" w:rsidRDefault="00000000" w:rsidRPr="00000000" w14:paraId="0000044D">
      <w:pPr>
        <w:numPr>
          <w:ilvl w:val="0"/>
          <w:numId w:val="200"/>
        </w:numPr>
        <w:bidi w:val="1"/>
        <w:spacing w:after="0" w:afterAutospacing="0" w:before="24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يبني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مكتبة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Components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ويستخدمها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حصري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E">
      <w:pPr>
        <w:numPr>
          <w:ilvl w:val="0"/>
          <w:numId w:val="200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يملأ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لائحة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44F">
      <w:pPr>
        <w:numPr>
          <w:ilvl w:val="0"/>
          <w:numId w:val="200"/>
        </w:numPr>
        <w:bidi w:val="1"/>
        <w:spacing w:after="0" w:afterAutospacing="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يربط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حالات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الواجهة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بالنصوص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Loading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ابتكار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0">
      <w:pPr>
        <w:numPr>
          <w:ilvl w:val="0"/>
          <w:numId w:val="200"/>
        </w:numPr>
        <w:bidi w:val="1"/>
        <w:spacing w:after="240" w:before="0" w:beforeAutospacing="0" w:lineRule="auto"/>
        <w:ind w:left="-566.9291338582684" w:right="-1032.9921259842508" w:firstLine="135"/>
      </w:pPr>
      <w:r w:rsidDel="00000000" w:rsidR="00000000" w:rsidRPr="00000000">
        <w:rPr>
          <w:rtl w:val="1"/>
        </w:rPr>
        <w:t xml:space="preserve">يضع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Localization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ويستدعيها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كمفاتيح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empty.cart.title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error.network.title</w:t>
      </w:r>
      <w:r w:rsidDel="00000000" w:rsidR="00000000" w:rsidRPr="00000000">
        <w:rPr>
          <w:rtl w:val="0"/>
        </w:rPr>
        <w:t xml:space="preserve">…).</w:t>
      </w:r>
    </w:p>
    <w:p w:rsidR="00000000" w:rsidDel="00000000" w:rsidP="00000000" w:rsidRDefault="00000000" w:rsidRPr="00000000" w14:paraId="00000451">
      <w:pPr>
        <w:bidi w:val="1"/>
        <w:ind w:left="-566.9291338582684" w:right="-1032.9921259842508" w:firstLine="135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arz8tq2xfxk6" w:id="108"/>
      <w:bookmarkEnd w:id="10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طبقة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البيانات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Repositories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Client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Cache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pStyle w:val="Heading1"/>
        <w:keepNext w:val="0"/>
        <w:keepLines w:val="0"/>
        <w:bidi w:val="1"/>
        <w:spacing w:before="480" w:lineRule="auto"/>
        <w:ind w:left="-850.3937007874009" w:right="-891.2598425196836" w:firstLine="135"/>
        <w:rPr>
          <w:b w:val="1"/>
          <w:sz w:val="46"/>
          <w:szCs w:val="46"/>
        </w:rPr>
      </w:pPr>
      <w:bookmarkStart w:colFirst="0" w:colLast="0" w:name="_jfpbev5wi1f3" w:id="109"/>
      <w:bookmarkEnd w:id="109"/>
      <w:commentRangeStart w:id="2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3) </w:t>
      </w:r>
      <w:r w:rsidDel="00000000" w:rsidR="00000000" w:rsidRPr="00000000">
        <w:rPr>
          <w:b w:val="1"/>
          <w:sz w:val="46"/>
          <w:szCs w:val="46"/>
          <w:rtl w:val="1"/>
        </w:rPr>
        <w:t xml:space="preserve">طبقة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البيانات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Repositories</w:t>
      </w:r>
      <w:r w:rsidDel="00000000" w:rsidR="00000000" w:rsidRPr="00000000">
        <w:rPr>
          <w:b w:val="1"/>
          <w:sz w:val="46"/>
          <w:szCs w:val="46"/>
          <w:rtl w:val="0"/>
        </w:rPr>
        <w:t xml:space="preserve"> + </w:t>
      </w:r>
      <w:r w:rsidDel="00000000" w:rsidR="00000000" w:rsidRPr="00000000">
        <w:rPr>
          <w:b w:val="1"/>
          <w:sz w:val="46"/>
          <w:szCs w:val="46"/>
          <w:rtl w:val="0"/>
        </w:rPr>
        <w:t xml:space="preserve">API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Client</w:t>
      </w:r>
      <w:r w:rsidDel="00000000" w:rsidR="00000000" w:rsidRPr="00000000">
        <w:rPr>
          <w:b w:val="1"/>
          <w:sz w:val="46"/>
          <w:szCs w:val="46"/>
          <w:rtl w:val="0"/>
        </w:rPr>
        <w:t xml:space="preserve"> + </w:t>
      </w:r>
      <w:r w:rsidDel="00000000" w:rsidR="00000000" w:rsidRPr="00000000">
        <w:rPr>
          <w:b w:val="1"/>
          <w:sz w:val="46"/>
          <w:szCs w:val="46"/>
          <w:rtl w:val="0"/>
        </w:rPr>
        <w:t xml:space="preserve">Cache</w:t>
      </w:r>
      <w:r w:rsidDel="00000000" w:rsidR="00000000" w:rsidRPr="00000000">
        <w:rPr>
          <w:b w:val="1"/>
          <w:sz w:val="46"/>
          <w:szCs w:val="46"/>
          <w:rtl w:val="0"/>
        </w:rPr>
        <w:t xml:space="preserve">)</w:t>
      </w:r>
      <w:commentRangeEnd w:id="29"/>
      <w:r w:rsidDel="00000000" w:rsidR="00000000" w:rsidRPr="00000000">
        <w:commentReference w:id="2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pStyle w:val="Heading2"/>
        <w:keepNext w:val="0"/>
        <w:keepLines w:val="0"/>
        <w:bidi w:val="1"/>
        <w:spacing w:after="80" w:lineRule="auto"/>
        <w:ind w:left="-850.3937007874009" w:right="-891.2598425196836" w:firstLine="135"/>
        <w:rPr>
          <w:b w:val="1"/>
          <w:sz w:val="34"/>
          <w:szCs w:val="34"/>
        </w:rPr>
      </w:pPr>
      <w:bookmarkStart w:colFirst="0" w:colLast="0" w:name="_z4jg2klgmq4s" w:id="110"/>
      <w:bookmarkEnd w:id="110"/>
      <w:r w:rsidDel="00000000" w:rsidR="00000000" w:rsidRPr="00000000">
        <w:rPr>
          <w:b w:val="1"/>
          <w:sz w:val="34"/>
          <w:szCs w:val="34"/>
          <w:rtl w:val="1"/>
        </w:rPr>
        <w:t xml:space="preserve">لماذا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الفائدة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55">
      <w:pPr>
        <w:numPr>
          <w:ilvl w:val="0"/>
          <w:numId w:val="338"/>
        </w:numPr>
        <w:bidi w:val="1"/>
        <w:spacing w:after="0" w:afterAutospacing="0" w:before="240" w:lineRule="auto"/>
        <w:ind w:left="-850.3937007874009" w:right="-891.2598425196836" w:firstLine="135"/>
      </w:pP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بغض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النظر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56">
      <w:pPr>
        <w:numPr>
          <w:ilvl w:val="0"/>
          <w:numId w:val="338"/>
        </w:numPr>
        <w:bidi w:val="1"/>
        <w:spacing w:after="240" w:before="0" w:beforeAutospacing="0" w:lineRule="auto"/>
        <w:ind w:left="-850.3937007874009" w:right="-891.2598425196836" w:firstLine="135"/>
      </w:pP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أوفلاين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جزئي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7">
      <w:pPr>
        <w:pStyle w:val="Heading2"/>
        <w:keepNext w:val="0"/>
        <w:keepLines w:val="0"/>
        <w:bidi w:val="1"/>
        <w:spacing w:after="80" w:lineRule="auto"/>
        <w:ind w:left="-850.3937007874009" w:right="-891.2598425196836" w:firstLine="135"/>
        <w:rPr>
          <w:b w:val="1"/>
          <w:sz w:val="34"/>
          <w:szCs w:val="34"/>
        </w:rPr>
      </w:pPr>
      <w:bookmarkStart w:colFirst="0" w:colLast="0" w:name="_h7jj5wtxy5id" w:id="111"/>
      <w:bookmarkEnd w:id="111"/>
      <w:r w:rsidDel="00000000" w:rsidR="00000000" w:rsidRPr="00000000">
        <w:rPr>
          <w:b w:val="1"/>
          <w:sz w:val="34"/>
          <w:szCs w:val="34"/>
          <w:rtl w:val="1"/>
        </w:rPr>
        <w:t xml:space="preserve">ما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المطلوب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تنفيذه</w:t>
      </w:r>
    </w:p>
    <w:p w:rsidR="00000000" w:rsidDel="00000000" w:rsidP="00000000" w:rsidRDefault="00000000" w:rsidRPr="00000000" w14:paraId="00000458">
      <w:pPr>
        <w:numPr>
          <w:ilvl w:val="0"/>
          <w:numId w:val="330"/>
        </w:numPr>
        <w:bidi w:val="1"/>
        <w:spacing w:after="0" w:afterAutospacing="0" w:before="240" w:lineRule="auto"/>
        <w:ind w:left="-850.3937007874009" w:right="-891.2598425196836" w:firstLine="135"/>
      </w:pPr>
      <w:r w:rsidDel="00000000" w:rsidR="00000000" w:rsidRPr="00000000">
        <w:rPr>
          <w:b w:val="1"/>
          <w:rtl w:val="0"/>
        </w:rPr>
        <w:t xml:space="preserve">Repository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مجال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ProductsRepository, CartRepository, OrdersRepository, AuthRepository…</w:t>
      </w:r>
    </w:p>
    <w:p w:rsidR="00000000" w:rsidDel="00000000" w:rsidP="00000000" w:rsidRDefault="00000000" w:rsidRPr="00000000" w14:paraId="00000459">
      <w:pPr>
        <w:numPr>
          <w:ilvl w:val="0"/>
          <w:numId w:val="330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b w:val="1"/>
          <w:rtl w:val="0"/>
        </w:rPr>
        <w:t xml:space="preserve">RemoteDataSource: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ترويسات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Authorization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ترقيم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معيارية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A">
      <w:pPr>
        <w:numPr>
          <w:ilvl w:val="0"/>
          <w:numId w:val="330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b w:val="1"/>
          <w:rtl w:val="0"/>
        </w:rPr>
        <w:t xml:space="preserve">LocalDataSource (Cache):</w:t>
      </w:r>
    </w:p>
    <w:p w:rsidR="00000000" w:rsidDel="00000000" w:rsidP="00000000" w:rsidRDefault="00000000" w:rsidRPr="00000000" w14:paraId="0000045B">
      <w:pPr>
        <w:numPr>
          <w:ilvl w:val="1"/>
          <w:numId w:val="330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Lists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الصفحة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الأقل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C">
      <w:pPr>
        <w:numPr>
          <w:ilvl w:val="1"/>
          <w:numId w:val="330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rtl w:val="1"/>
        </w:rPr>
        <w:t xml:space="preserve">تفضيلات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العملة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D">
      <w:pPr>
        <w:numPr>
          <w:ilvl w:val="0"/>
          <w:numId w:val="330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b w:val="1"/>
          <w:rtl w:val="1"/>
        </w:rPr>
        <w:t xml:space="preserve">سياسة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التحديث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Stale-While-Revalidate</w:t>
      </w:r>
    </w:p>
    <w:p w:rsidR="00000000" w:rsidDel="00000000" w:rsidP="00000000" w:rsidRDefault="00000000" w:rsidRPr="00000000" w14:paraId="0000045E">
      <w:pPr>
        <w:numPr>
          <w:ilvl w:val="1"/>
          <w:numId w:val="330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rtl w:val="1"/>
        </w:rPr>
        <w:t xml:space="preserve">اعرض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وجد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بالخلفية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ViewModel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F">
      <w:pPr>
        <w:numPr>
          <w:ilvl w:val="0"/>
          <w:numId w:val="330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b w:val="1"/>
          <w:rtl w:val="1"/>
        </w:rPr>
        <w:t xml:space="preserve">النماذج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460">
      <w:pPr>
        <w:numPr>
          <w:ilvl w:val="1"/>
          <w:numId w:val="330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b w:val="1"/>
          <w:rtl w:val="0"/>
        </w:rPr>
        <w:t xml:space="preserve">Domain Models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1">
      <w:pPr>
        <w:numPr>
          <w:ilvl w:val="1"/>
          <w:numId w:val="330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b w:val="1"/>
          <w:rtl w:val="0"/>
        </w:rPr>
        <w:t xml:space="preserve">DTOs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Mapper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بينهما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62">
      <w:pPr>
        <w:numPr>
          <w:ilvl w:val="0"/>
          <w:numId w:val="330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b w:val="1"/>
          <w:rtl w:val="1"/>
        </w:rPr>
        <w:t xml:space="preserve">التعامل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الأخطاء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أكواد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مفهومة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VALID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-422 →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63">
      <w:pPr>
        <w:numPr>
          <w:ilvl w:val="0"/>
          <w:numId w:val="330"/>
        </w:numPr>
        <w:bidi w:val="1"/>
        <w:spacing w:after="240" w:before="0" w:beforeAutospacing="0" w:lineRule="auto"/>
        <w:ind w:left="-850.3937007874009" w:right="-891.2598425196836" w:firstLine="135"/>
      </w:pPr>
      <w:r w:rsidDel="00000000" w:rsidR="00000000" w:rsidRPr="00000000">
        <w:rPr>
          <w:b w:val="1"/>
          <w:rtl w:val="1"/>
        </w:rPr>
        <w:t xml:space="preserve">الأمان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الرموز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وتنظيفها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الخروج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4">
      <w:pPr>
        <w:pStyle w:val="Heading2"/>
        <w:keepNext w:val="0"/>
        <w:keepLines w:val="0"/>
        <w:bidi w:val="1"/>
        <w:spacing w:after="80" w:lineRule="auto"/>
        <w:ind w:left="-850.3937007874009" w:right="-891.2598425196836" w:firstLine="135"/>
        <w:rPr>
          <w:b w:val="1"/>
          <w:sz w:val="34"/>
          <w:szCs w:val="34"/>
        </w:rPr>
      </w:pPr>
      <w:bookmarkStart w:colFirst="0" w:colLast="0" w:name="_4rmz7dwtg74d" w:id="112"/>
      <w:bookmarkEnd w:id="112"/>
      <w:r w:rsidDel="00000000" w:rsidR="00000000" w:rsidRPr="00000000">
        <w:rPr>
          <w:b w:val="1"/>
          <w:sz w:val="34"/>
          <w:szCs w:val="34"/>
          <w:rtl w:val="0"/>
        </w:rPr>
        <w:t xml:space="preserve">Definition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of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Done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اعتماد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65">
      <w:pPr>
        <w:numPr>
          <w:ilvl w:val="0"/>
          <w:numId w:val="28"/>
        </w:numPr>
        <w:bidi w:val="1"/>
        <w:spacing w:after="0" w:afterAutospacing="0" w:before="240" w:lineRule="auto"/>
        <w:ind w:left="-850.3937007874009" w:right="-891.2598425196836" w:firstLine="135"/>
      </w:pPr>
      <w:r w:rsidDel="00000000" w:rsidR="00000000" w:rsidRPr="00000000">
        <w:rPr>
          <w:rtl w:val="1"/>
        </w:rPr>
        <w:t xml:space="preserve">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Timeouts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Retry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6">
      <w:pPr>
        <w:numPr>
          <w:ilvl w:val="0"/>
          <w:numId w:val="28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rtl w:val="0"/>
        </w:rPr>
        <w:t xml:space="preserve">Repositories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لشاشات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7">
      <w:pPr>
        <w:numPr>
          <w:ilvl w:val="0"/>
          <w:numId w:val="28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والثاني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8">
      <w:pPr>
        <w:numPr>
          <w:ilvl w:val="0"/>
          <w:numId w:val="28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DTO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↔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Mapper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ختبر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9">
      <w:pPr>
        <w:numPr>
          <w:ilvl w:val="0"/>
          <w:numId w:val="28"/>
        </w:numPr>
        <w:bidi w:val="1"/>
        <w:spacing w:after="240" w:before="0" w:beforeAutospacing="0" w:lineRule="auto"/>
        <w:ind w:left="-850.3937007874009" w:right="-891.2598425196836" w:firstLine="135"/>
      </w:pP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إنترنت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مهلة</w:t>
      </w:r>
      <w:r w:rsidDel="00000000" w:rsidR="00000000" w:rsidRPr="00000000">
        <w:rPr>
          <w:rtl w:val="1"/>
        </w:rPr>
        <w:t xml:space="preserve">/422/401…)،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A">
      <w:pPr>
        <w:pStyle w:val="Heading2"/>
        <w:keepNext w:val="0"/>
        <w:keepLines w:val="0"/>
        <w:bidi w:val="1"/>
        <w:spacing w:after="80" w:lineRule="auto"/>
        <w:ind w:left="-850.3937007874009" w:right="-891.2598425196836" w:firstLine="135"/>
        <w:rPr>
          <w:b w:val="1"/>
          <w:sz w:val="34"/>
          <w:szCs w:val="34"/>
        </w:rPr>
      </w:pPr>
      <w:bookmarkStart w:colFirst="0" w:colLast="0" w:name="_4okrcrvcmjge" w:id="113"/>
      <w:bookmarkEnd w:id="113"/>
      <w:r w:rsidDel="00000000" w:rsidR="00000000" w:rsidRPr="00000000">
        <w:rPr>
          <w:b w:val="1"/>
          <w:sz w:val="34"/>
          <w:szCs w:val="34"/>
          <w:rtl w:val="1"/>
        </w:rPr>
        <w:t xml:space="preserve">تسليمات</w:t>
      </w:r>
    </w:p>
    <w:p w:rsidR="00000000" w:rsidDel="00000000" w:rsidP="00000000" w:rsidRDefault="00000000" w:rsidRPr="00000000" w14:paraId="0000046B">
      <w:pPr>
        <w:numPr>
          <w:ilvl w:val="0"/>
          <w:numId w:val="50"/>
        </w:numPr>
        <w:bidi w:val="1"/>
        <w:spacing w:after="0" w:afterAutospacing="0" w:before="240" w:lineRule="auto"/>
        <w:ind w:left="-850.3937007874009" w:right="-891.2598425196836" w:firstLine="135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Endpoints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المطلوبة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6C">
      <w:pPr>
        <w:numPr>
          <w:ilvl w:val="0"/>
          <w:numId w:val="50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DTOs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D">
      <w:pPr>
        <w:numPr>
          <w:ilvl w:val="0"/>
          <w:numId w:val="50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Caching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6E">
      <w:pPr>
        <w:numPr>
          <w:ilvl w:val="0"/>
          <w:numId w:val="50"/>
        </w:numPr>
        <w:bidi w:val="1"/>
        <w:spacing w:after="240" w:before="0" w:beforeAutospacing="0" w:lineRule="auto"/>
        <w:ind w:left="-850.3937007874009" w:right="-891.2598425196836" w:firstLine="135"/>
      </w:pPr>
      <w:r w:rsidDel="00000000" w:rsidR="00000000" w:rsidRPr="00000000">
        <w:rPr>
          <w:rtl w:val="1"/>
        </w:rPr>
        <w:t xml:space="preserve">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وتحويلها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F">
      <w:pPr>
        <w:bidi w:val="1"/>
        <w:spacing w:after="240" w:before="240" w:lineRule="auto"/>
        <w:ind w:right="-891.259842519683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bidi w:val="1"/>
        <w:spacing w:after="240" w:before="240" w:lineRule="auto"/>
        <w:ind w:right="-891.259842519683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pStyle w:val="Heading2"/>
        <w:keepNext w:val="0"/>
        <w:keepLines w:val="0"/>
        <w:bidi w:val="1"/>
        <w:spacing w:after="80" w:lineRule="auto"/>
        <w:ind w:left="-850.3937007874009" w:right="-891.2598425196836" w:firstLine="135"/>
        <w:rPr>
          <w:b w:val="1"/>
          <w:sz w:val="34"/>
          <w:szCs w:val="34"/>
        </w:rPr>
      </w:pPr>
      <w:bookmarkStart w:colFirst="0" w:colLast="0" w:name="_53k297hvszpn" w:id="114"/>
      <w:bookmarkEnd w:id="114"/>
      <w:r w:rsidDel="00000000" w:rsidR="00000000" w:rsidRPr="00000000">
        <w:rPr>
          <w:b w:val="1"/>
          <w:sz w:val="34"/>
          <w:szCs w:val="34"/>
          <w:rtl w:val="1"/>
        </w:rPr>
        <w:t xml:space="preserve">أخطاء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شائعة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يجب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تجنبها</w:t>
      </w:r>
    </w:p>
    <w:p w:rsidR="00000000" w:rsidDel="00000000" w:rsidP="00000000" w:rsidRDefault="00000000" w:rsidRPr="00000000" w14:paraId="00000472">
      <w:pPr>
        <w:numPr>
          <w:ilvl w:val="0"/>
          <w:numId w:val="81"/>
        </w:numPr>
        <w:bidi w:val="1"/>
        <w:spacing w:after="0" w:afterAutospacing="0" w:before="240" w:lineRule="auto"/>
        <w:ind w:left="-850.3937007874009" w:right="-891.2598425196836" w:firstLine="135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النموذج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DTO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بينهما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3">
      <w:pPr>
        <w:numPr>
          <w:ilvl w:val="0"/>
          <w:numId w:val="81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rtl w:val="1"/>
        </w:rPr>
        <w:t xml:space="preserve">إشغال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4">
      <w:pPr>
        <w:numPr>
          <w:ilvl w:val="0"/>
          <w:numId w:val="81"/>
        </w:numPr>
        <w:bidi w:val="1"/>
        <w:spacing w:after="240" w:before="0" w:beforeAutospacing="0" w:lineRule="auto"/>
        <w:ind w:left="-850.3937007874009" w:right="-891.2598425196836" w:firstLine="135"/>
      </w:pP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الترقيم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الفلترة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القوائم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التزم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5">
      <w:pPr>
        <w:bidi w:val="1"/>
        <w:spacing w:after="240" w:before="240" w:lineRule="auto"/>
        <w:ind w:left="-850.3937007874009" w:right="-891.2598425196836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pStyle w:val="Heading2"/>
        <w:keepNext w:val="0"/>
        <w:keepLines w:val="0"/>
        <w:bidi w:val="1"/>
        <w:spacing w:after="80" w:lineRule="auto"/>
        <w:ind w:left="-850.3937007874009" w:right="-891.2598425196836" w:firstLine="135"/>
        <w:rPr>
          <w:b w:val="1"/>
          <w:sz w:val="34"/>
          <w:szCs w:val="34"/>
        </w:rPr>
      </w:pPr>
      <w:bookmarkStart w:colFirst="0" w:colLast="0" w:name="_7fkxbbpdimhi" w:id="115"/>
      <w:bookmarkEnd w:id="11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جدول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Endpoints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الأساسية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المطلوبة</w:t>
      </w:r>
    </w:p>
    <w:p w:rsidR="00000000" w:rsidDel="00000000" w:rsidP="00000000" w:rsidRDefault="00000000" w:rsidRPr="00000000" w14:paraId="00000477">
      <w:pPr>
        <w:bidi w:val="1"/>
        <w:spacing w:after="240" w:before="240" w:lineRule="auto"/>
        <w:ind w:left="-850.3937007874009" w:right="-891.2598425196836" w:firstLine="135"/>
        <w:rPr/>
      </w:pPr>
      <w:r w:rsidDel="00000000" w:rsidR="00000000" w:rsidRPr="00000000">
        <w:rPr>
          <w:rtl w:val="1"/>
        </w:rPr>
        <w:t xml:space="preserve">الغرض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المبرمج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نكتبها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  <w:r w:rsidDel="00000000" w:rsidR="00000000" w:rsidRPr="00000000">
        <w:rPr>
          <w:rtl w:val="1"/>
        </w:rPr>
        <w:t xml:space="preserve">).</w:t>
      </w:r>
    </w:p>
    <w:tbl>
      <w:tblPr>
        <w:tblStyle w:val="Table3"/>
        <w:bidiVisual w:val="1"/>
        <w:tblW w:w="89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4140"/>
        <w:gridCol w:w="2700"/>
        <w:tblGridChange w:id="0">
          <w:tblGrid>
            <w:gridCol w:w="2145"/>
            <w:gridCol w:w="4140"/>
            <w:gridCol w:w="270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78">
            <w:pPr>
              <w:bidi w:val="1"/>
              <w:ind w:left="-850.3937007874009" w:right="-891.2598425196836" w:firstLine="135"/>
              <w:jc w:val="center"/>
              <w:rPr>
                <w:b w:val="1"/>
                <w:color w:val="188038"/>
              </w:rPr>
            </w:pPr>
            <w:r w:rsidDel="00000000" w:rsidR="00000000" w:rsidRPr="00000000">
              <w:rPr>
                <w:b w:val="1"/>
                <w:color w:val="188038"/>
                <w:rtl w:val="1"/>
              </w:rPr>
              <w:t xml:space="preserve">الشاشة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 / 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الميزة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79">
            <w:pPr>
              <w:bidi w:val="1"/>
              <w:ind w:left="-850.3937007874009" w:right="-891.2598425196836" w:firstLine="135"/>
              <w:jc w:val="center"/>
              <w:rPr>
                <w:b w:val="1"/>
                <w:color w:val="188038"/>
              </w:rPr>
            </w:pPr>
            <w:r w:rsidDel="00000000" w:rsidR="00000000" w:rsidRPr="00000000">
              <w:rPr>
                <w:b w:val="1"/>
                <w:color w:val="188038"/>
                <w:rtl w:val="0"/>
              </w:rPr>
              <w:t xml:space="preserve">Endpoint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الأساسي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7A">
            <w:pPr>
              <w:bidi w:val="1"/>
              <w:ind w:left="-850.3937007874009" w:right="-891.2598425196836" w:firstLine="135"/>
              <w:jc w:val="center"/>
              <w:rPr>
                <w:b w:val="1"/>
                <w:color w:val="188038"/>
              </w:rPr>
            </w:pPr>
            <w:r w:rsidDel="00000000" w:rsidR="00000000" w:rsidRPr="00000000">
              <w:rPr>
                <w:b w:val="1"/>
                <w:color w:val="188038"/>
                <w:rtl w:val="1"/>
              </w:rPr>
              <w:t xml:space="preserve">الملاحظات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7B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الصفحة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الرئيسية</w:t>
            </w:r>
            <w:r w:rsidDel="00000000" w:rsidR="00000000" w:rsidRPr="00000000">
              <w:rPr>
                <w:rtl w:val="1"/>
              </w:rPr>
              <w:t xml:space="preserve"> / </w:t>
            </w:r>
            <w:r w:rsidDel="00000000" w:rsidR="00000000" w:rsidRPr="00000000">
              <w:rPr>
                <w:rtl w:val="1"/>
              </w:rPr>
              <w:t xml:space="preserve">الفئات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7C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/categories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7D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جلب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الفئات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الصور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7E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قائمة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المنتجات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7F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/products?category_id=...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80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ترقيم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صفحات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81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تفاصيل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المنتج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82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/products/{product_id}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83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يتضمن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variants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والمخزون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84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البحث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85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/search?q=...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86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عدد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النتائج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87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السلة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88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/cart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 /cart/items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89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إضافة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تعديل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حذف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عناصر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8A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القسائم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8B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 /coupons/validate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8C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إرجاع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قيمة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وصلاحية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8D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الدفع</w:t>
            </w:r>
            <w:r w:rsidDel="00000000" w:rsidR="00000000" w:rsidRPr="00000000">
              <w:rPr>
                <w:rtl w:val="1"/>
              </w:rPr>
              <w:t xml:space="preserve"> / </w:t>
            </w:r>
            <w:r w:rsidDel="00000000" w:rsidR="00000000" w:rsidRPr="00000000">
              <w:rPr>
                <w:rtl w:val="1"/>
              </w:rPr>
              <w:t xml:space="preserve">الشراء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8E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 /checkout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8F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حجز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المخزون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وإنشاء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order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90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الطلبات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91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/orders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/orders/{id}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92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استرجاع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تاريخ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الطلب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93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الإشعارات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تسجيل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جهاز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94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 /devices/register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95">
            <w:pPr>
              <w:bidi w:val="1"/>
              <w:ind w:left="-141.7322834645671" w:right="-891.2598425196836" w:firstLine="135"/>
              <w:rPr/>
            </w:pPr>
            <w:r w:rsidDel="00000000" w:rsidR="00000000" w:rsidRPr="00000000">
              <w:rPr>
                <w:rtl w:val="1"/>
              </w:rPr>
              <w:t xml:space="preserve">لحفظ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fcm</w:t>
            </w:r>
            <w:r w:rsidDel="00000000" w:rsidR="00000000" w:rsidRPr="00000000">
              <w:rPr>
                <w:rtl w:val="0"/>
              </w:rPr>
              <w:t xml:space="preserve">_</w:t>
            </w:r>
            <w:r w:rsidDel="00000000" w:rsidR="00000000" w:rsidRPr="00000000">
              <w:rPr>
                <w:rtl w:val="0"/>
              </w:rPr>
              <w:t xml:space="preserve">token</w:t>
            </w:r>
          </w:p>
        </w:tc>
      </w:tr>
    </w:tbl>
    <w:p w:rsidR="00000000" w:rsidDel="00000000" w:rsidP="00000000" w:rsidRDefault="00000000" w:rsidRPr="00000000" w14:paraId="00000496">
      <w:pPr>
        <w:bidi w:val="1"/>
        <w:ind w:left="-850.3937007874009" w:right="-891.2598425196836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pStyle w:val="Heading2"/>
        <w:keepNext w:val="0"/>
        <w:keepLines w:val="0"/>
        <w:bidi w:val="1"/>
        <w:spacing w:after="80" w:lineRule="auto"/>
        <w:ind w:left="-850.3937007874009" w:right="-891.2598425196836" w:firstLine="135"/>
        <w:rPr>
          <w:b w:val="1"/>
          <w:sz w:val="34"/>
          <w:szCs w:val="34"/>
        </w:rPr>
      </w:pPr>
      <w:bookmarkStart w:colFirst="0" w:colLast="0" w:name="_6pvl6cxh1xuf" w:id="116"/>
      <w:bookmarkEnd w:id="11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قائمة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DTOs</w:t>
      </w:r>
      <w:r w:rsidDel="00000000" w:rsidR="00000000" w:rsidRPr="00000000">
        <w:rPr>
          <w:b w:val="1"/>
          <w:sz w:val="34"/>
          <w:szCs w:val="34"/>
          <w:rtl w:val="0"/>
        </w:rPr>
        <w:t xml:space="preserve"> + </w:t>
      </w:r>
      <w:r w:rsidDel="00000000" w:rsidR="00000000" w:rsidRPr="00000000">
        <w:rPr>
          <w:b w:val="1"/>
          <w:sz w:val="34"/>
          <w:szCs w:val="34"/>
          <w:rtl w:val="0"/>
        </w:rPr>
        <w:t xml:space="preserve">Domain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Models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لكل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مورد</w:t>
      </w:r>
    </w:p>
    <w:p w:rsidR="00000000" w:rsidDel="00000000" w:rsidP="00000000" w:rsidRDefault="00000000" w:rsidRPr="00000000" w14:paraId="00000498">
      <w:pPr>
        <w:numPr>
          <w:ilvl w:val="0"/>
          <w:numId w:val="288"/>
        </w:numPr>
        <w:bidi w:val="1"/>
        <w:spacing w:after="0" w:afterAutospacing="0" w:before="240" w:lineRule="auto"/>
        <w:ind w:left="-850.3937007874009" w:right="-891.2598425196836" w:firstLine="135"/>
      </w:pPr>
      <w:r w:rsidDel="00000000" w:rsidR="00000000" w:rsidRPr="00000000">
        <w:rPr>
          <w:b w:val="1"/>
          <w:rtl w:val="0"/>
        </w:rPr>
        <w:t xml:space="preserve">DTO (Data Transfer Object):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99">
      <w:pPr>
        <w:numPr>
          <w:ilvl w:val="0"/>
          <w:numId w:val="288"/>
        </w:numPr>
        <w:bidi w:val="1"/>
        <w:spacing w:after="240" w:before="0" w:beforeAutospacing="0" w:lineRule="auto"/>
        <w:ind w:left="-850.3937007874009" w:right="-891.2598425196836" w:firstLine="135"/>
      </w:pPr>
      <w:r w:rsidDel="00000000" w:rsidR="00000000" w:rsidRPr="00000000">
        <w:rPr>
          <w:b w:val="1"/>
          <w:rtl w:val="0"/>
        </w:rPr>
        <w:t xml:space="preserve">Domain Model: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الكائن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أبسط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أوضح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9A">
      <w:pPr>
        <w:bidi w:val="1"/>
        <w:ind w:left="-850.3937007874009" w:right="-891.2598425196836" w:firstLine="135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DTO: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49C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"id": "123",</w:t>
      </w:r>
    </w:p>
    <w:p w:rsidR="00000000" w:rsidDel="00000000" w:rsidP="00000000" w:rsidRDefault="00000000" w:rsidRPr="00000000" w14:paraId="0000049D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": "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فستان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تركي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",</w:t>
      </w:r>
    </w:p>
    <w:p w:rsidR="00000000" w:rsidDel="00000000" w:rsidP="00000000" w:rsidRDefault="00000000" w:rsidRPr="00000000" w14:paraId="0000049E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"price": 12000,</w:t>
      </w:r>
    </w:p>
    <w:p w:rsidR="00000000" w:rsidDel="00000000" w:rsidP="00000000" w:rsidRDefault="00000000" w:rsidRPr="00000000" w14:paraId="0000049F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"currency": "YER",</w:t>
      </w:r>
    </w:p>
    <w:p w:rsidR="00000000" w:rsidDel="00000000" w:rsidP="00000000" w:rsidRDefault="00000000" w:rsidRPr="00000000" w14:paraId="000004A0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"images": ["..."],</w:t>
      </w:r>
    </w:p>
    <w:p w:rsidR="00000000" w:rsidDel="00000000" w:rsidP="00000000" w:rsidRDefault="00000000" w:rsidRPr="00000000" w14:paraId="000004A1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"variants": [</w:t>
      </w:r>
    </w:p>
    <w:p w:rsidR="00000000" w:rsidDel="00000000" w:rsidP="00000000" w:rsidRDefault="00000000" w:rsidRPr="00000000" w14:paraId="000004A2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{"id": "v1", "size": "M", "color": "Black", "stock": 3}</w:t>
      </w:r>
    </w:p>
    <w:p w:rsidR="00000000" w:rsidDel="00000000" w:rsidP="00000000" w:rsidRDefault="00000000" w:rsidRPr="00000000" w14:paraId="000004A3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]</w:t>
      </w:r>
    </w:p>
    <w:p w:rsidR="00000000" w:rsidDel="00000000" w:rsidP="00000000" w:rsidRDefault="00000000" w:rsidRPr="00000000" w14:paraId="000004A4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4A5">
      <w:pPr>
        <w:numPr>
          <w:ilvl w:val="0"/>
          <w:numId w:val="287"/>
        </w:numPr>
        <w:bidi w:val="1"/>
        <w:spacing w:after="240" w:before="240" w:lineRule="auto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Domain Model: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Product {</w:t>
      </w:r>
    </w:p>
    <w:p w:rsidR="00000000" w:rsidDel="00000000" w:rsidP="00000000" w:rsidRDefault="00000000" w:rsidRPr="00000000" w14:paraId="000004A7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final String id;</w:t>
      </w:r>
    </w:p>
    <w:p w:rsidR="00000000" w:rsidDel="00000000" w:rsidP="00000000" w:rsidRDefault="00000000" w:rsidRPr="00000000" w14:paraId="000004A8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final String name;</w:t>
      </w:r>
    </w:p>
    <w:p w:rsidR="00000000" w:rsidDel="00000000" w:rsidP="00000000" w:rsidRDefault="00000000" w:rsidRPr="00000000" w14:paraId="000004A9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final int price;</w:t>
      </w:r>
    </w:p>
    <w:p w:rsidR="00000000" w:rsidDel="00000000" w:rsidP="00000000" w:rsidRDefault="00000000" w:rsidRPr="00000000" w14:paraId="000004AA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final String currency;</w:t>
      </w:r>
    </w:p>
    <w:p w:rsidR="00000000" w:rsidDel="00000000" w:rsidP="00000000" w:rsidRDefault="00000000" w:rsidRPr="00000000" w14:paraId="000004AB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final List&lt;String&gt; images;</w:t>
      </w:r>
    </w:p>
    <w:p w:rsidR="00000000" w:rsidDel="00000000" w:rsidP="00000000" w:rsidRDefault="00000000" w:rsidRPr="00000000" w14:paraId="000004AC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final List&lt;Variant&gt; variants;</w:t>
      </w:r>
    </w:p>
    <w:p w:rsidR="00000000" w:rsidDel="00000000" w:rsidP="00000000" w:rsidRDefault="00000000" w:rsidRPr="00000000" w14:paraId="000004AD">
      <w:pPr>
        <w:numPr>
          <w:ilvl w:val="0"/>
          <w:numId w:val="287"/>
        </w:numPr>
        <w:bidi w:val="1"/>
        <w:spacing w:after="240" w:before="240" w:lineRule="auto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4AE">
      <w:pPr>
        <w:bidi w:val="1"/>
        <w:ind w:left="-850.3937007874009" w:right="-891.2598425196836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bidi w:val="1"/>
        <w:spacing w:after="240" w:before="240" w:lineRule="auto"/>
        <w:ind w:left="-850.3937007874009" w:right="-891.2598425196836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bidi w:val="1"/>
        <w:ind w:left="-850.3937007874009" w:right="-891.2598425196836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pStyle w:val="Heading2"/>
        <w:keepNext w:val="0"/>
        <w:keepLines w:val="0"/>
        <w:bidi w:val="1"/>
        <w:spacing w:after="80" w:lineRule="auto"/>
        <w:ind w:left="-850.3937007874009" w:right="-891.2598425196836" w:firstLine="135"/>
        <w:rPr>
          <w:b w:val="1"/>
          <w:sz w:val="34"/>
          <w:szCs w:val="34"/>
        </w:rPr>
      </w:pPr>
      <w:bookmarkStart w:colFirst="0" w:colLast="0" w:name="_rddxix7b8ovr" w:id="117"/>
      <w:bookmarkEnd w:id="11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سياسة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الـ</w:t>
      </w:r>
      <w:r w:rsidDel="00000000" w:rsidR="00000000" w:rsidRPr="00000000">
        <w:rPr>
          <w:b w:val="1"/>
          <w:sz w:val="34"/>
          <w:szCs w:val="34"/>
          <w:rtl w:val="0"/>
        </w:rPr>
        <w:t xml:space="preserve">Caching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لكل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شاشة</w:t>
      </w:r>
    </w:p>
    <w:p w:rsidR="00000000" w:rsidDel="00000000" w:rsidP="00000000" w:rsidRDefault="00000000" w:rsidRPr="00000000" w14:paraId="000004B2">
      <w:pPr>
        <w:bidi w:val="1"/>
        <w:spacing w:after="240" w:before="240" w:lineRule="auto"/>
        <w:ind w:left="141.7322834645671" w:firstLine="0"/>
        <w:rPr/>
      </w:pPr>
      <w:r w:rsidDel="00000000" w:rsidR="00000000" w:rsidRPr="00000000">
        <w:rPr>
          <w:rtl w:val="1"/>
        </w:rPr>
        <w:t xml:space="preserve">تحدد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ماذا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نخزن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محلي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+ </w:t>
      </w:r>
      <w:r w:rsidDel="00000000" w:rsidR="00000000" w:rsidRPr="00000000">
        <w:rPr>
          <w:b w:val="1"/>
          <w:rtl w:val="1"/>
        </w:rPr>
        <w:t xml:space="preserve">مدة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صلاحية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التخزين</w:t>
      </w:r>
      <w:r w:rsidDel="00000000" w:rsidR="00000000" w:rsidRPr="00000000">
        <w:rPr>
          <w:b w:val="1"/>
          <w:rtl w:val="1"/>
        </w:rPr>
        <w:t xml:space="preserve"> + </w:t>
      </w: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نحد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ث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4"/>
        <w:bidiVisual w:val="1"/>
        <w:tblW w:w="98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65"/>
        <w:gridCol w:w="2145"/>
        <w:gridCol w:w="2085"/>
        <w:gridCol w:w="3975"/>
        <w:tblGridChange w:id="0">
          <w:tblGrid>
            <w:gridCol w:w="1665"/>
            <w:gridCol w:w="2145"/>
            <w:gridCol w:w="2085"/>
            <w:gridCol w:w="397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B3">
            <w:pPr>
              <w:bidi w:val="1"/>
              <w:ind w:left="141.7322834645671" w:right="-104.05511811023644" w:firstLine="0"/>
              <w:jc w:val="center"/>
              <w:rPr>
                <w:b w:val="1"/>
                <w:color w:val="188038"/>
              </w:rPr>
            </w:pPr>
            <w:r w:rsidDel="00000000" w:rsidR="00000000" w:rsidRPr="00000000">
              <w:rPr>
                <w:b w:val="1"/>
                <w:color w:val="188038"/>
                <w:rtl w:val="1"/>
              </w:rPr>
              <w:t xml:space="preserve">الشاشة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B4">
            <w:pPr>
              <w:bidi w:val="1"/>
              <w:ind w:left="283.4645669291342" w:right="92.48031496063021" w:firstLine="0"/>
              <w:jc w:val="center"/>
              <w:rPr>
                <w:b w:val="1"/>
                <w:color w:val="188038"/>
              </w:rPr>
            </w:pPr>
            <w:r w:rsidDel="00000000" w:rsidR="00000000" w:rsidRPr="00000000">
              <w:rPr>
                <w:b w:val="1"/>
                <w:color w:val="188038"/>
                <w:rtl w:val="1"/>
              </w:rPr>
              <w:t xml:space="preserve">ما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ي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ُ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خزن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B5">
            <w:pPr>
              <w:bidi w:val="1"/>
              <w:ind w:left="141.7322834645671" w:right="-109.2519685039369" w:firstLine="0"/>
              <w:jc w:val="center"/>
              <w:rPr>
                <w:b w:val="1"/>
                <w:color w:val="188038"/>
              </w:rPr>
            </w:pPr>
            <w:r w:rsidDel="00000000" w:rsidR="00000000" w:rsidRPr="00000000">
              <w:rPr>
                <w:b w:val="1"/>
                <w:color w:val="188038"/>
                <w:rtl w:val="1"/>
              </w:rPr>
              <w:t xml:space="preserve">مدة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الصلاحية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B6">
            <w:pPr>
              <w:bidi w:val="1"/>
              <w:ind w:left="141.7322834645671" w:right="221.6929133858271" w:firstLine="0"/>
              <w:jc w:val="center"/>
              <w:rPr>
                <w:b w:val="1"/>
                <w:color w:val="188038"/>
              </w:rPr>
            </w:pPr>
            <w:r w:rsidDel="00000000" w:rsidR="00000000" w:rsidRPr="00000000">
              <w:rPr>
                <w:b w:val="1"/>
                <w:color w:val="188038"/>
                <w:rtl w:val="1"/>
              </w:rPr>
              <w:t xml:space="preserve">سياسة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التحديث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B7">
            <w:pPr>
              <w:bidi w:val="1"/>
              <w:ind w:left="141.7322834645671" w:right="-891.2598425196836" w:firstLine="0"/>
              <w:rPr/>
            </w:pPr>
            <w:r w:rsidDel="00000000" w:rsidR="00000000" w:rsidRPr="00000000">
              <w:rPr>
                <w:rtl w:val="1"/>
              </w:rPr>
              <w:t xml:space="preserve">الصفحة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الرئيسية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B8">
            <w:pPr>
              <w:bidi w:val="1"/>
              <w:ind w:left="141.7322834645671" w:right="-891.2598425196836" w:firstLine="0"/>
              <w:rPr/>
            </w:pPr>
            <w:r w:rsidDel="00000000" w:rsidR="00000000" w:rsidRPr="00000000">
              <w:rPr>
                <w:rtl w:val="1"/>
              </w:rPr>
              <w:t xml:space="preserve">قائمة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الفئات</w:t>
            </w:r>
            <w:r w:rsidDel="00000000" w:rsidR="00000000" w:rsidRPr="00000000">
              <w:rPr>
                <w:rtl w:val="1"/>
              </w:rPr>
              <w:t xml:space="preserve"> + </w:t>
            </w:r>
            <w:r w:rsidDel="00000000" w:rsidR="00000000" w:rsidRPr="00000000">
              <w:rPr>
                <w:rtl w:val="1"/>
              </w:rPr>
              <w:t xml:space="preserve">منتجات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أولية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B9">
            <w:pPr>
              <w:bidi w:val="1"/>
              <w:ind w:left="141.7322834645671" w:right="-891.2598425196836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24 </w:t>
            </w:r>
            <w:r w:rsidDel="00000000" w:rsidR="00000000" w:rsidRPr="00000000">
              <w:rPr>
                <w:rtl w:val="1"/>
              </w:rPr>
              <w:t xml:space="preserve">ساعة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BA">
            <w:pPr>
              <w:bidi w:val="1"/>
              <w:ind w:left="141.7322834645671" w:right="-891.2598425196836" w:firstLine="0"/>
              <w:rPr/>
            </w:pPr>
            <w:r w:rsidDel="00000000" w:rsidR="00000000" w:rsidRPr="00000000">
              <w:rPr>
                <w:rtl w:val="1"/>
              </w:rPr>
              <w:t xml:space="preserve">جلب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الكاش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أول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ثم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تحديث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بالخلفية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BB">
            <w:pPr>
              <w:bidi w:val="1"/>
              <w:ind w:left="141.7322834645671" w:right="-891.2598425196836" w:firstLine="0"/>
              <w:rPr/>
            </w:pPr>
            <w:r w:rsidDel="00000000" w:rsidR="00000000" w:rsidRPr="00000000">
              <w:rPr>
                <w:rtl w:val="1"/>
              </w:rPr>
              <w:t xml:space="preserve">تفاصيل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المنتج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BC">
            <w:pPr>
              <w:bidi w:val="1"/>
              <w:ind w:left="141.7322834645671" w:right="-891.2598425196836" w:firstLine="0"/>
              <w:rPr/>
            </w:pPr>
            <w:r w:rsidDel="00000000" w:rsidR="00000000" w:rsidRPr="00000000">
              <w:rPr>
                <w:rtl w:val="1"/>
              </w:rPr>
              <w:t xml:space="preserve">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المنتج</w:t>
            </w:r>
            <w:r w:rsidDel="00000000" w:rsidR="00000000" w:rsidRPr="00000000">
              <w:rPr>
                <w:rtl w:val="1"/>
              </w:rPr>
              <w:t xml:space="preserve"> + </w:t>
            </w:r>
            <w:r w:rsidDel="00000000" w:rsidR="00000000" w:rsidRPr="00000000">
              <w:rPr>
                <w:rtl w:val="1"/>
              </w:rPr>
              <w:t xml:space="preserve">الصور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BD">
            <w:pPr>
              <w:bidi w:val="1"/>
              <w:ind w:left="141.7322834645671" w:right="-891.2598425196836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12 </w:t>
            </w:r>
            <w:r w:rsidDel="00000000" w:rsidR="00000000" w:rsidRPr="00000000">
              <w:rPr>
                <w:rtl w:val="1"/>
              </w:rPr>
              <w:t xml:space="preserve">ساعة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BE">
            <w:pPr>
              <w:bidi w:val="1"/>
              <w:ind w:left="141.7322834645671" w:right="-891.2598425196836" w:firstLine="0"/>
              <w:rPr/>
            </w:pPr>
            <w:r w:rsidDel="00000000" w:rsidR="00000000" w:rsidRPr="00000000">
              <w:rPr>
                <w:rtl w:val="1"/>
              </w:rPr>
              <w:t xml:space="preserve">جلب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الكاش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ثم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تحديث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إذا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تغير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السعر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المخزون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BF">
            <w:pPr>
              <w:bidi w:val="1"/>
              <w:ind w:left="141.7322834645671" w:right="-891.2598425196836" w:firstLine="0"/>
              <w:rPr/>
            </w:pPr>
            <w:r w:rsidDel="00000000" w:rsidR="00000000" w:rsidRPr="00000000">
              <w:rPr>
                <w:rtl w:val="1"/>
              </w:rPr>
              <w:t xml:space="preserve">السلة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C0">
            <w:pPr>
              <w:bidi w:val="1"/>
              <w:ind w:left="141.7322834645671" w:right="-891.2598425196836" w:firstLine="0"/>
              <w:rPr/>
            </w:pPr>
            <w:r w:rsidDel="00000000" w:rsidR="00000000" w:rsidRPr="00000000">
              <w:rPr>
                <w:rtl w:val="1"/>
              </w:rPr>
              <w:t xml:space="preserve">عناصر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محلي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C1">
            <w:pPr>
              <w:bidi w:val="1"/>
              <w:ind w:left="141.7322834645671" w:right="-891.2598425196836" w:firstLine="0"/>
              <w:rPr/>
            </w:pPr>
            <w:r w:rsidDel="00000000" w:rsidR="00000000" w:rsidRPr="00000000">
              <w:rPr>
                <w:rtl w:val="1"/>
              </w:rPr>
              <w:t xml:space="preserve">دائم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حتى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تسجيل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خروج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C2">
            <w:pPr>
              <w:bidi w:val="1"/>
              <w:ind w:left="141.7322834645671" w:right="-891.2598425196836" w:firstLine="0"/>
              <w:rPr/>
            </w:pPr>
            <w:r w:rsidDel="00000000" w:rsidR="00000000" w:rsidRPr="00000000">
              <w:rPr>
                <w:rtl w:val="1"/>
              </w:rPr>
              <w:t xml:space="preserve">ي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زامن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دخول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للشاشة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C3">
            <w:pPr>
              <w:bidi w:val="1"/>
              <w:ind w:left="141.7322834645671" w:right="-891.2598425196836" w:firstLine="0"/>
              <w:rPr/>
            </w:pPr>
            <w:r w:rsidDel="00000000" w:rsidR="00000000" w:rsidRPr="00000000">
              <w:rPr>
                <w:rtl w:val="1"/>
              </w:rPr>
              <w:t xml:space="preserve">الطلبات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C4">
            <w:pPr>
              <w:bidi w:val="1"/>
              <w:ind w:left="141.7322834645671" w:right="-891.2598425196836" w:firstLine="0"/>
              <w:rPr/>
            </w:pPr>
            <w:r w:rsidDel="00000000" w:rsidR="00000000" w:rsidRPr="00000000">
              <w:rPr>
                <w:rtl w:val="1"/>
              </w:rPr>
              <w:t xml:space="preserve">آخر</w:t>
            </w:r>
            <w:r w:rsidDel="00000000" w:rsidR="00000000" w:rsidRPr="00000000">
              <w:rPr>
                <w:rtl w:val="1"/>
              </w:rPr>
              <w:t xml:space="preserve"> 5 </w:t>
            </w:r>
            <w:r w:rsidDel="00000000" w:rsidR="00000000" w:rsidRPr="00000000">
              <w:rPr>
                <w:rtl w:val="1"/>
              </w:rPr>
              <w:t xml:space="preserve">طلبات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C5">
            <w:pPr>
              <w:bidi w:val="1"/>
              <w:ind w:left="141.7322834645671" w:right="-891.2598425196836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1 </w:t>
            </w:r>
            <w:r w:rsidDel="00000000" w:rsidR="00000000" w:rsidRPr="00000000">
              <w:rPr>
                <w:rtl w:val="1"/>
              </w:rPr>
              <w:t xml:space="preserve">يوم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C6">
            <w:pPr>
              <w:bidi w:val="1"/>
              <w:ind w:left="141.7322834645671" w:right="-891.2598425196836" w:firstLine="0"/>
              <w:rPr/>
            </w:pPr>
            <w:r w:rsidDel="00000000" w:rsidR="00000000" w:rsidRPr="00000000">
              <w:rPr>
                <w:rtl w:val="1"/>
              </w:rPr>
              <w:t xml:space="preserve">تحديث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يدوي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عبر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سحب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للتحديث</w:t>
            </w:r>
          </w:p>
        </w:tc>
      </w:tr>
    </w:tbl>
    <w:p w:rsidR="00000000" w:rsidDel="00000000" w:rsidP="00000000" w:rsidRDefault="00000000" w:rsidRPr="00000000" w14:paraId="000004C7">
      <w:pPr>
        <w:bidi w:val="1"/>
        <w:ind w:left="-850.3937007874009" w:right="-891.2598425196836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pStyle w:val="Heading2"/>
        <w:keepNext w:val="0"/>
        <w:keepLines w:val="0"/>
        <w:bidi w:val="1"/>
        <w:spacing w:after="80" w:lineRule="auto"/>
        <w:ind w:left="-850.3937007874009" w:right="-891.2598425196836" w:firstLine="135"/>
        <w:rPr>
          <w:b w:val="1"/>
          <w:sz w:val="34"/>
          <w:szCs w:val="34"/>
        </w:rPr>
      </w:pPr>
      <w:bookmarkStart w:colFirst="0" w:colLast="0" w:name="_2cx4f11s8lhk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pStyle w:val="Heading2"/>
        <w:keepNext w:val="0"/>
        <w:keepLines w:val="0"/>
        <w:bidi w:val="1"/>
        <w:spacing w:after="80" w:lineRule="auto"/>
        <w:ind w:left="-850.3937007874009" w:right="-891.2598425196836" w:firstLine="135"/>
        <w:rPr>
          <w:b w:val="1"/>
          <w:sz w:val="34"/>
          <w:szCs w:val="34"/>
        </w:rPr>
      </w:pPr>
      <w:bookmarkStart w:colFirst="0" w:colLast="0" w:name="_jn3j6iazzdxs" w:id="119"/>
      <w:bookmarkEnd w:id="1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خريطة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الأخطاء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وتحويلها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لرسائل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واجهة</w:t>
      </w:r>
    </w:p>
    <w:p w:rsidR="00000000" w:rsidDel="00000000" w:rsidP="00000000" w:rsidRDefault="00000000" w:rsidRPr="00000000" w14:paraId="000004CA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نحدد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مفهومة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.</w:t>
      </w:r>
    </w:p>
    <w:tbl>
      <w:tblPr>
        <w:tblStyle w:val="Table5"/>
        <w:bidiVisual w:val="1"/>
        <w:tblW w:w="10995.0" w:type="dxa"/>
        <w:jc w:val="left"/>
        <w:tblInd w:w="-5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35"/>
        <w:gridCol w:w="3645"/>
        <w:gridCol w:w="3615"/>
        <w:tblGridChange w:id="0">
          <w:tblGrid>
            <w:gridCol w:w="3735"/>
            <w:gridCol w:w="3645"/>
            <w:gridCol w:w="361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CB">
            <w:pPr>
              <w:bidi w:val="1"/>
              <w:ind w:left="-283.4645669291342" w:right="548.6220472440942" w:firstLine="0"/>
              <w:jc w:val="center"/>
              <w:rPr>
                <w:b w:val="1"/>
                <w:color w:val="188038"/>
              </w:rPr>
            </w:pPr>
            <w:r w:rsidDel="00000000" w:rsidR="00000000" w:rsidRPr="00000000">
              <w:rPr>
                <w:b w:val="1"/>
                <w:color w:val="188038"/>
                <w:rtl w:val="1"/>
              </w:rPr>
              <w:t xml:space="preserve">كود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الـ</w:t>
            </w:r>
            <w:r w:rsidDel="00000000" w:rsidR="00000000" w:rsidRPr="00000000">
              <w:rPr>
                <w:b w:val="1"/>
                <w:color w:val="188038"/>
                <w:rtl w:val="0"/>
              </w:rPr>
              <w:t xml:space="preserve">API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CC">
            <w:pPr>
              <w:bidi w:val="1"/>
              <w:ind w:left="-283.4645669291342" w:right="600.3543307086613" w:firstLine="0"/>
              <w:jc w:val="center"/>
              <w:rPr>
                <w:b w:val="1"/>
                <w:color w:val="188038"/>
              </w:rPr>
            </w:pPr>
            <w:r w:rsidDel="00000000" w:rsidR="00000000" w:rsidRPr="00000000">
              <w:rPr>
                <w:b w:val="1"/>
                <w:color w:val="188038"/>
                <w:rtl w:val="0"/>
              </w:rPr>
              <w:t xml:space="preserve">error</w:t>
            </w:r>
            <w:r w:rsidDel="00000000" w:rsidR="00000000" w:rsidRPr="00000000">
              <w:rPr>
                <w:b w:val="1"/>
                <w:color w:val="188038"/>
                <w:rtl w:val="0"/>
              </w:rPr>
              <w:t xml:space="preserve">_</w:t>
            </w:r>
            <w:r w:rsidDel="00000000" w:rsidR="00000000" w:rsidRPr="00000000">
              <w:rPr>
                <w:b w:val="1"/>
                <w:color w:val="188038"/>
                <w:rtl w:val="0"/>
              </w:rPr>
              <w:t xml:space="preserve">code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داخلي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CD">
            <w:pPr>
              <w:bidi w:val="1"/>
              <w:ind w:left="-283.4645669291342" w:right="712.0866141732284" w:firstLine="0"/>
              <w:jc w:val="center"/>
              <w:rPr>
                <w:b w:val="1"/>
                <w:color w:val="188038"/>
              </w:rPr>
            </w:pPr>
            <w:r w:rsidDel="00000000" w:rsidR="00000000" w:rsidRPr="00000000">
              <w:rPr>
                <w:b w:val="1"/>
                <w:color w:val="188038"/>
                <w:rtl w:val="1"/>
              </w:rPr>
              <w:t xml:space="preserve">الرسالة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188038"/>
                <w:rtl w:val="1"/>
              </w:rPr>
              <w:t xml:space="preserve">للواجهة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CE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rtl w:val="0"/>
              </w:rPr>
              <w:t xml:space="preserve">HTTP 401 / ZH-AUTH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CF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auth_401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D0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يرجى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تسجيل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الدخول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للمتابعة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D1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rtl w:val="0"/>
              </w:rPr>
              <w:t xml:space="preserve">HTTP 422 / ZH-VALID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D2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validation_422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D3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رجاء</w:t>
            </w:r>
            <w:r w:rsidDel="00000000" w:rsidR="00000000" w:rsidRPr="00000000">
              <w:rPr>
                <w:b w:val="1"/>
                <w:rtl w:val="1"/>
              </w:rPr>
              <w:t xml:space="preserve">ً </w:t>
            </w:r>
            <w:r w:rsidDel="00000000" w:rsidR="00000000" w:rsidRPr="00000000">
              <w:rPr>
                <w:b w:val="1"/>
                <w:rtl w:val="1"/>
              </w:rPr>
              <w:t xml:space="preserve">راجعي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البيانات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المدخلة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D4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rtl w:val="0"/>
              </w:rPr>
              <w:t xml:space="preserve">HTTP 404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D5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not_found_404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D6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العنصر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غير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متاح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الآن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D7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rtl w:val="0"/>
              </w:rPr>
              <w:t xml:space="preserve">HTTP 409 / ZH-INV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D8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conflict_409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D9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نفد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المخزون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لهذا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المنتج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DA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rtl w:val="0"/>
              </w:rPr>
              <w:t xml:space="preserve">HTTP 500+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DB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server_5xx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DC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حدث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خطأ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مؤقت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في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الخادم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DD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rtl w:val="0"/>
              </w:rPr>
              <w:t xml:space="preserve">Timeout / NoNetwork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DE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network_offline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DF">
            <w:pPr>
              <w:bidi w:val="1"/>
              <w:ind w:left="-283.4645669291342" w:right="-891.2598425196836" w:firstLine="570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اتصالك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بالإنترنت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غير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متوفر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0">
      <w:pPr>
        <w:bidi w:val="1"/>
        <w:ind w:left="-850.3937007874009" w:right="-891.2598425196836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bidi w:val="1"/>
        <w:spacing w:after="240" w:before="240" w:lineRule="auto"/>
        <w:ind w:left="-850.3937007874009" w:right="-891.2598425196836" w:firstLine="135"/>
        <w:rPr/>
      </w:pPr>
      <w:r w:rsidDel="00000000" w:rsidR="00000000" w:rsidRPr="00000000">
        <w:rPr>
          <w:rtl w:val="0"/>
        </w:rPr>
        <w:t xml:space="preserve">💡</w:t>
      </w:r>
      <w:r w:rsidDel="00000000" w:rsidR="00000000" w:rsidRPr="00000000">
        <w:rPr>
          <w:b w:val="1"/>
          <w:rtl w:val="1"/>
        </w:rPr>
        <w:t xml:space="preserve">خارطة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طريق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واضحة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E2">
      <w:pPr>
        <w:numPr>
          <w:ilvl w:val="0"/>
          <w:numId w:val="182"/>
        </w:numPr>
        <w:bidi w:val="1"/>
        <w:spacing w:after="0" w:afterAutospacing="0" w:before="240" w:lineRule="auto"/>
        <w:ind w:left="-850.3937007874009" w:right="-891.2598425196836" w:firstLine="135"/>
      </w:pPr>
      <w:r w:rsidDel="00000000" w:rsidR="00000000" w:rsidRPr="00000000">
        <w:rPr>
          <w:rtl w:val="1"/>
        </w:rPr>
        <w:t xml:space="preserve">يعرف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Endpoints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استدعاءات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3">
      <w:pPr>
        <w:numPr>
          <w:ilvl w:val="0"/>
          <w:numId w:val="182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rtl w:val="1"/>
        </w:rPr>
        <w:t xml:space="preserve">عنده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Models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4">
      <w:pPr>
        <w:numPr>
          <w:ilvl w:val="0"/>
          <w:numId w:val="182"/>
        </w:numPr>
        <w:bidi w:val="1"/>
        <w:spacing w:after="0" w:afterAutospacing="0" w:before="0" w:beforeAutospacing="0" w:lineRule="auto"/>
        <w:ind w:left="-850.3937007874009" w:right="-891.2598425196836" w:firstLine="135"/>
      </w:pPr>
      <w:r w:rsidDel="00000000" w:rsidR="00000000" w:rsidRPr="00000000">
        <w:rPr>
          <w:rtl w:val="1"/>
        </w:rPr>
        <w:t xml:space="preserve">يعرف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5">
      <w:pPr>
        <w:numPr>
          <w:ilvl w:val="0"/>
          <w:numId w:val="182"/>
        </w:numPr>
        <w:bidi w:val="1"/>
        <w:spacing w:after="0" w:afterAutospacing="0" w:before="0" w:beforeAutospacing="0" w:lineRule="auto"/>
        <w:ind w:left="-850.3937007874009" w:right="-891.2598425196836" w:firstLine="135"/>
        <w:rPr>
          <w:ins w:author="Zahraah BC" w:id="0" w:date="2025-08-24T18:38:19Z"/>
        </w:rPr>
      </w:pPr>
      <w:r w:rsidDel="00000000" w:rsidR="00000000" w:rsidRPr="00000000">
        <w:rPr>
          <w:rtl w:val="1"/>
        </w:rPr>
        <w:t xml:space="preserve">عنده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موحدة</w:t>
      </w:r>
      <w:r w:rsidDel="00000000" w:rsidR="00000000" w:rsidRPr="00000000">
        <w:rPr>
          <w:rtl w:val="1"/>
        </w:rPr>
        <w:t xml:space="preserve">.</w:t>
      </w:r>
      <w:ins w:author="Zahraah BC" w:id="0" w:date="2025-08-24T18:38:19Z">
        <w:commentRangeStart w:id="30"/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4E6">
      <w:pPr>
        <w:numPr>
          <w:ilvl w:val="0"/>
          <w:numId w:val="182"/>
        </w:numPr>
        <w:bidi w:val="1"/>
        <w:spacing w:after="240" w:before="0" w:beforeAutospacing="0" w:lineRule="auto"/>
        <w:ind w:left="-850.3937007874009" w:right="-891.2598425196836" w:firstLine="135"/>
      </w:pPr>
      <w:ins w:author="Zahraah BC" w:id="0" w:date="2025-08-24T18:38:19Z">
        <w:r w:rsidDel="00000000" w:rsidR="00000000" w:rsidRPr="00000000">
          <w:rPr>
            <w:rtl w:val="1"/>
          </w:rPr>
          <w:t xml:space="preserve">كل</w:t>
        </w:r>
        <w:r w:rsidDel="00000000" w:rsidR="00000000" w:rsidRPr="00000000">
          <w:rPr>
            <w:rtl w:val="1"/>
          </w:rPr>
          <w:t xml:space="preserve"> </w:t>
        </w:r>
        <w:r w:rsidDel="00000000" w:rsidR="00000000" w:rsidRPr="00000000">
          <w:rPr>
            <w:rtl w:val="1"/>
          </w:rPr>
          <w:t xml:space="preserve">طلب</w:t>
        </w:r>
        <w:r w:rsidDel="00000000" w:rsidR="00000000" w:rsidRPr="00000000">
          <w:rPr>
            <w:rtl w:val="1"/>
          </w:rPr>
          <w:t xml:space="preserve"> </w:t>
        </w:r>
        <w:r w:rsidDel="00000000" w:rsidR="00000000" w:rsidRPr="00000000">
          <w:rPr>
            <w:rtl w:val="0"/>
          </w:rPr>
          <w:t xml:space="preserve">request</w:t>
        </w:r>
        <w:r w:rsidDel="00000000" w:rsidR="00000000" w:rsidRPr="00000000">
          <w:rPr>
            <w:rtl w:val="1"/>
          </w:rPr>
          <w:t xml:space="preserve"> </w:t>
        </w:r>
        <w:r w:rsidDel="00000000" w:rsidR="00000000" w:rsidRPr="00000000">
          <w:rPr>
            <w:rtl w:val="1"/>
          </w:rPr>
          <w:t xml:space="preserve">يحتوي</w:t>
        </w:r>
        <w:r w:rsidDel="00000000" w:rsidR="00000000" w:rsidRPr="00000000">
          <w:rPr>
            <w:rtl w:val="1"/>
          </w:rPr>
          <w:t xml:space="preserve"> </w:t>
        </w:r>
        <w:r w:rsidDel="00000000" w:rsidR="00000000" w:rsidRPr="00000000">
          <w:rPr>
            <w:rtl w:val="1"/>
          </w:rPr>
          <w:t xml:space="preserve">على</w:t>
        </w:r>
        <w:r w:rsidDel="00000000" w:rsidR="00000000" w:rsidRPr="00000000">
          <w:rPr>
            <w:rtl w:val="1"/>
          </w:rPr>
          <w:t xml:space="preserve"> </w:t>
        </w:r>
        <w:r w:rsidDel="00000000" w:rsidR="00000000" w:rsidRPr="00000000">
          <w:rPr>
            <w:rtl w:val="0"/>
          </w:rPr>
          <w:t xml:space="preserve">meta</w:t>
        </w:r>
        <w:r w:rsidDel="00000000" w:rsidR="00000000" w:rsidRPr="00000000">
          <w:rPr>
            <w:rtl w:val="0"/>
          </w:rPr>
          <w:t xml:space="preserve">_</w:t>
        </w:r>
        <w:r w:rsidDel="00000000" w:rsidR="00000000" w:rsidRPr="00000000">
          <w:rPr>
            <w:rtl w:val="0"/>
          </w:rPr>
          <w:t xml:space="preserve">data</w:t>
        </w:r>
        <w:r w:rsidDel="00000000" w:rsidR="00000000" w:rsidRPr="00000000">
          <w:rPr>
            <w:rtl w:val="1"/>
          </w:rPr>
          <w:t xml:space="preserve"> </w:t>
        </w:r>
        <w:r w:rsidDel="00000000" w:rsidR="00000000" w:rsidRPr="00000000">
          <w:rPr>
            <w:rtl w:val="1"/>
          </w:rPr>
          <w:t xml:space="preserve">حول</w:t>
        </w:r>
        <w:r w:rsidDel="00000000" w:rsidR="00000000" w:rsidRPr="00000000">
          <w:rPr>
            <w:rtl w:val="1"/>
          </w:rPr>
          <w:t xml:space="preserve"> </w:t>
        </w:r>
        <w:r w:rsidDel="00000000" w:rsidR="00000000" w:rsidRPr="00000000">
          <w:rPr>
            <w:rtl w:val="1"/>
          </w:rPr>
          <w:t xml:space="preserve">معلومات</w:t>
        </w:r>
        <w:r w:rsidDel="00000000" w:rsidR="00000000" w:rsidRPr="00000000">
          <w:rPr>
            <w:rtl w:val="1"/>
          </w:rPr>
          <w:t xml:space="preserve"> </w:t>
        </w:r>
        <w:r w:rsidDel="00000000" w:rsidR="00000000" w:rsidRPr="00000000">
          <w:rPr>
            <w:rtl w:val="1"/>
          </w:rPr>
          <w:t xml:space="preserve">الجهاز</w:t>
        </w:r>
        <w:r w:rsidDel="00000000" w:rsidR="00000000" w:rsidRPr="00000000">
          <w:rPr>
            <w:rtl w:val="1"/>
          </w:rPr>
          <w:t xml:space="preserve"> </w:t>
        </w:r>
        <w:r w:rsidDel="00000000" w:rsidR="00000000" w:rsidRPr="00000000">
          <w:rPr>
            <w:rtl w:val="1"/>
          </w:rPr>
          <w:t xml:space="preserve">والجلسة</w:t>
        </w:r>
      </w:ins>
      <w:commentRangeEnd w:id="30"/>
      <w:r w:rsidDel="00000000" w:rsidR="00000000" w:rsidRPr="00000000">
        <w:commentReference w:id="3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bidi w:val="1"/>
        <w:ind w:left="-850.3937007874009" w:right="-891.2598425196836" w:firstLine="135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ckybrttb4mmo" w:id="120"/>
      <w:bookmarkEnd w:id="12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الخدمات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الداخلية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داخل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 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Analytics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pStyle w:val="Heading1"/>
        <w:keepNext w:val="0"/>
        <w:keepLines w:val="0"/>
        <w:bidi w:val="1"/>
        <w:spacing w:before="480" w:lineRule="auto"/>
        <w:ind w:left="-992.125984251968" w:right="-1174.7244094488178" w:firstLine="0"/>
        <w:rPr>
          <w:b w:val="1"/>
          <w:sz w:val="46"/>
          <w:szCs w:val="46"/>
        </w:rPr>
      </w:pPr>
      <w:bookmarkStart w:colFirst="0" w:colLast="0" w:name="_31k9kqg540pn" w:id="121"/>
      <w:bookmarkEnd w:id="12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4)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الخدمات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الداخلية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داخل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التطبيق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Auth</w:t>
      </w:r>
      <w:r w:rsidDel="00000000" w:rsidR="00000000" w:rsidRPr="00000000">
        <w:rPr>
          <w:b w:val="1"/>
          <w:sz w:val="46"/>
          <w:szCs w:val="46"/>
          <w:rtl w:val="0"/>
        </w:rPr>
        <w:t xml:space="preserve">, </w:t>
      </w:r>
      <w:r w:rsidDel="00000000" w:rsidR="00000000" w:rsidRPr="00000000">
        <w:rPr>
          <w:b w:val="1"/>
          <w:sz w:val="46"/>
          <w:szCs w:val="46"/>
          <w:rtl w:val="0"/>
        </w:rPr>
        <w:t xml:space="preserve">Notifications</w:t>
      </w:r>
      <w:r w:rsidDel="00000000" w:rsidR="00000000" w:rsidRPr="00000000">
        <w:rPr>
          <w:b w:val="1"/>
          <w:sz w:val="46"/>
          <w:szCs w:val="46"/>
          <w:rtl w:val="0"/>
        </w:rPr>
        <w:t xml:space="preserve">, </w:t>
      </w:r>
      <w:r w:rsidDel="00000000" w:rsidR="00000000" w:rsidRPr="00000000">
        <w:rPr>
          <w:b w:val="1"/>
          <w:sz w:val="46"/>
          <w:szCs w:val="46"/>
          <w:rtl w:val="0"/>
        </w:rPr>
        <w:t xml:space="preserve">Remote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Config</w:t>
      </w:r>
      <w:r w:rsidDel="00000000" w:rsidR="00000000" w:rsidRPr="00000000">
        <w:rPr>
          <w:b w:val="1"/>
          <w:sz w:val="46"/>
          <w:szCs w:val="46"/>
          <w:rtl w:val="0"/>
        </w:rPr>
        <w:t xml:space="preserve">, </w:t>
      </w:r>
      <w:r w:rsidDel="00000000" w:rsidR="00000000" w:rsidRPr="00000000">
        <w:rPr>
          <w:b w:val="1"/>
          <w:sz w:val="46"/>
          <w:szCs w:val="46"/>
          <w:rtl w:val="0"/>
        </w:rPr>
        <w:t xml:space="preserve">Analytics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4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h6epr41ubc8p" w:id="122"/>
      <w:bookmarkEnd w:id="122"/>
      <w:r w:rsidDel="00000000" w:rsidR="00000000" w:rsidRPr="00000000">
        <w:rPr>
          <w:b w:val="1"/>
          <w:sz w:val="34"/>
          <w:szCs w:val="34"/>
          <w:rtl w:val="0"/>
        </w:rPr>
        <w:t xml:space="preserve">A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المصادقة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Authentication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E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الفائدة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ED">
      <w:pPr>
        <w:numPr>
          <w:ilvl w:val="0"/>
          <w:numId w:val="2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E">
      <w:pPr>
        <w:numPr>
          <w:ilvl w:val="0"/>
          <w:numId w:val="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المفضلة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F">
      <w:pPr>
        <w:numPr>
          <w:ilvl w:val="0"/>
          <w:numId w:val="2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المجهول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0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المطلوب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F1">
      <w:pPr>
        <w:numPr>
          <w:ilvl w:val="0"/>
          <w:numId w:val="21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برقم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الهاتف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OTP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أساسي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F2">
      <w:pPr>
        <w:numPr>
          <w:ilvl w:val="0"/>
          <w:numId w:val="2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البريد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F3">
      <w:pPr>
        <w:numPr>
          <w:ilvl w:val="0"/>
          <w:numId w:val="2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4">
      <w:pPr>
        <w:numPr>
          <w:ilvl w:val="0"/>
          <w:numId w:val="2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5">
      <w:pPr>
        <w:numPr>
          <w:ilvl w:val="0"/>
          <w:numId w:val="21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إمكانية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هاتف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بريد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F6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 of Done:</w:t>
      </w:r>
    </w:p>
    <w:p w:rsidR="00000000" w:rsidDel="00000000" w:rsidP="00000000" w:rsidRDefault="00000000" w:rsidRPr="00000000" w14:paraId="000004F7">
      <w:pPr>
        <w:numPr>
          <w:ilvl w:val="0"/>
          <w:numId w:val="7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100%.</w:t>
      </w:r>
    </w:p>
    <w:p w:rsidR="00000000" w:rsidDel="00000000" w:rsidP="00000000" w:rsidRDefault="00000000" w:rsidRPr="00000000" w14:paraId="000004F8">
      <w:pPr>
        <w:numPr>
          <w:ilvl w:val="0"/>
          <w:numId w:val="7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مؤقت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9">
      <w:pPr>
        <w:numPr>
          <w:ilvl w:val="0"/>
          <w:numId w:val="7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A">
      <w:pPr>
        <w:numPr>
          <w:ilvl w:val="0"/>
          <w:numId w:val="7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B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تسليمات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FC">
      <w:pPr>
        <w:numPr>
          <w:ilvl w:val="0"/>
          <w:numId w:val="18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OTP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D">
      <w:pPr>
        <w:numPr>
          <w:ilvl w:val="0"/>
          <w:numId w:val="18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بالمصادقة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E">
      <w:pPr>
        <w:numPr>
          <w:ilvl w:val="0"/>
          <w:numId w:val="18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خروج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ناجح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وخاطئ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F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أخطاء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يجب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تجنبها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00">
      <w:pPr>
        <w:numPr>
          <w:ilvl w:val="0"/>
          <w:numId w:val="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مكشوفة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1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الخروج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2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OTP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nskfyokn0gtn" w:id="123"/>
      <w:bookmarkEnd w:id="123"/>
      <w:r w:rsidDel="00000000" w:rsidR="00000000" w:rsidRPr="00000000">
        <w:rPr>
          <w:b w:val="1"/>
          <w:sz w:val="34"/>
          <w:szCs w:val="34"/>
          <w:rtl w:val="0"/>
        </w:rPr>
        <w:t xml:space="preserve">B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الإشعارات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Push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Notifications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08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الفائدة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09">
      <w:pPr>
        <w:numPr>
          <w:ilvl w:val="0"/>
          <w:numId w:val="21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تنشيط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عروض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منتجات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0A">
      <w:pPr>
        <w:numPr>
          <w:ilvl w:val="0"/>
          <w:numId w:val="21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0B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المطلوب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0C">
      <w:pPr>
        <w:numPr>
          <w:ilvl w:val="0"/>
          <w:numId w:val="35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fcm_token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D">
      <w:pPr>
        <w:numPr>
          <w:ilvl w:val="0"/>
          <w:numId w:val="35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ترويجية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E">
      <w:pPr>
        <w:numPr>
          <w:ilvl w:val="0"/>
          <w:numId w:val="35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الإشعارات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foreground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Banner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background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Notification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F">
      <w:pPr>
        <w:numPr>
          <w:ilvl w:val="0"/>
          <w:numId w:val="35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0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 of Done:</w:t>
      </w:r>
    </w:p>
    <w:p w:rsidR="00000000" w:rsidDel="00000000" w:rsidP="00000000" w:rsidRDefault="00000000" w:rsidRPr="00000000" w14:paraId="00000511">
      <w:pPr>
        <w:numPr>
          <w:ilvl w:val="0"/>
          <w:numId w:val="34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2">
      <w:pPr>
        <w:numPr>
          <w:ilvl w:val="0"/>
          <w:numId w:val="34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تجريبي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foreground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background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3">
      <w:pPr>
        <w:numPr>
          <w:ilvl w:val="0"/>
          <w:numId w:val="34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الضغط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4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تسليمات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15">
      <w:pPr>
        <w:numPr>
          <w:ilvl w:val="0"/>
          <w:numId w:val="26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6">
      <w:pPr>
        <w:numPr>
          <w:ilvl w:val="0"/>
          <w:numId w:val="26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مكو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Banner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7">
      <w:pPr>
        <w:numPr>
          <w:ilvl w:val="0"/>
          <w:numId w:val="26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mapping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والشاشة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8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أخطاء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يجب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تجنبها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19">
      <w:pPr>
        <w:numPr>
          <w:ilvl w:val="0"/>
          <w:numId w:val="30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A">
      <w:pPr>
        <w:numPr>
          <w:ilvl w:val="0"/>
          <w:numId w:val="30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الخروج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B">
      <w:pPr>
        <w:numPr>
          <w:ilvl w:val="0"/>
          <w:numId w:val="30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m9roqp3i44ur" w:id="124"/>
      <w:bookmarkEnd w:id="124"/>
      <w:commentRangeStart w:id="31"/>
      <w:r w:rsidDel="00000000" w:rsidR="00000000" w:rsidRPr="00000000">
        <w:rPr>
          <w:b w:val="1"/>
          <w:sz w:val="34"/>
          <w:szCs w:val="34"/>
          <w:rtl w:val="0"/>
        </w:rPr>
        <w:t xml:space="preserve">Remote Config (C</w:t>
      </w:r>
      <w:commentRangeEnd w:id="31"/>
      <w:r w:rsidDel="00000000" w:rsidR="00000000" w:rsidRPr="00000000">
        <w:commentReference w:id="3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الفائدة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1F">
      <w:pPr>
        <w:numPr>
          <w:ilvl w:val="0"/>
          <w:numId w:val="20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20">
      <w:pPr>
        <w:numPr>
          <w:ilvl w:val="0"/>
          <w:numId w:val="20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تجارب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2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المطلوب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22">
      <w:pPr>
        <w:numPr>
          <w:ilvl w:val="0"/>
          <w:numId w:val="30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Remote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23">
      <w:pPr>
        <w:numPr>
          <w:ilvl w:val="0"/>
          <w:numId w:val="30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24">
      <w:pPr>
        <w:numPr>
          <w:ilvl w:val="0"/>
          <w:numId w:val="30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25">
      <w:pPr>
        <w:numPr>
          <w:ilvl w:val="0"/>
          <w:numId w:val="30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Banner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المسبق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26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 of Done:</w:t>
      </w:r>
    </w:p>
    <w:p w:rsidR="00000000" w:rsidDel="00000000" w:rsidP="00000000" w:rsidRDefault="00000000" w:rsidRPr="00000000" w14:paraId="00000528">
      <w:pPr>
        <w:numPr>
          <w:ilvl w:val="0"/>
          <w:numId w:val="34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إنترنت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29">
      <w:pPr>
        <w:numPr>
          <w:ilvl w:val="0"/>
          <w:numId w:val="34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1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2A">
      <w:pPr>
        <w:numPr>
          <w:ilvl w:val="0"/>
          <w:numId w:val="34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2B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تسليمات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2C">
      <w:pPr>
        <w:numPr>
          <w:ilvl w:val="0"/>
          <w:numId w:val="11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ConfigService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2D">
      <w:pPr>
        <w:numPr>
          <w:ilvl w:val="0"/>
          <w:numId w:val="11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متغيرات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show_cod_banner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enable_prepaid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52E">
      <w:pPr>
        <w:numPr>
          <w:ilvl w:val="0"/>
          <w:numId w:val="11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إظهار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عنصر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2F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أخطاء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يجب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تجنبها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30">
      <w:pPr>
        <w:numPr>
          <w:ilvl w:val="0"/>
          <w:numId w:val="35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31">
      <w:pPr>
        <w:numPr>
          <w:ilvl w:val="0"/>
          <w:numId w:val="35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تنصيب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للتغيير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32">
      <w:pPr>
        <w:numPr>
          <w:ilvl w:val="0"/>
          <w:numId w:val="35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3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pklyiz2ke7dd" w:id="125"/>
      <w:bookmarkEnd w:id="125"/>
      <w:r w:rsidDel="00000000" w:rsidR="00000000" w:rsidRPr="00000000">
        <w:rPr>
          <w:b w:val="1"/>
          <w:sz w:val="34"/>
          <w:szCs w:val="34"/>
          <w:rtl w:val="0"/>
        </w:rPr>
        <w:t xml:space="preserve">Analytics (D</w:t>
      </w:r>
    </w:p>
    <w:p w:rsidR="00000000" w:rsidDel="00000000" w:rsidP="00000000" w:rsidRDefault="00000000" w:rsidRPr="00000000" w14:paraId="0000053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الفائدة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36">
      <w:pPr>
        <w:numPr>
          <w:ilvl w:val="0"/>
          <w:numId w:val="13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37">
      <w:pPr>
        <w:numPr>
          <w:ilvl w:val="0"/>
          <w:numId w:val="13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38">
      <w:pPr>
        <w:numPr>
          <w:ilvl w:val="0"/>
          <w:numId w:val="13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مبكر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39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المطلوب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3A">
      <w:pPr>
        <w:numPr>
          <w:ilvl w:val="0"/>
          <w:numId w:val="40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 +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3B">
      <w:pPr>
        <w:numPr>
          <w:ilvl w:val="0"/>
          <w:numId w:val="4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screen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purchase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3C">
      <w:pPr>
        <w:numPr>
          <w:ilvl w:val="0"/>
          <w:numId w:val="4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coupon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applied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selected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3D">
      <w:pPr>
        <w:numPr>
          <w:ilvl w:val="0"/>
          <w:numId w:val="40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Properties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المدينة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المفضل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3E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 of Done:</w:t>
      </w:r>
    </w:p>
    <w:p w:rsidR="00000000" w:rsidDel="00000000" w:rsidP="00000000" w:rsidRDefault="00000000" w:rsidRPr="00000000" w14:paraId="0000053F">
      <w:pPr>
        <w:numPr>
          <w:ilvl w:val="0"/>
          <w:numId w:val="30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40">
      <w:pPr>
        <w:numPr>
          <w:ilvl w:val="0"/>
          <w:numId w:val="30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الرئيسية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41">
      <w:pPr>
        <w:numPr>
          <w:ilvl w:val="0"/>
          <w:numId w:val="30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Properties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4.</w:t>
      </w:r>
    </w:p>
    <w:p w:rsidR="00000000" w:rsidDel="00000000" w:rsidP="00000000" w:rsidRDefault="00000000" w:rsidRPr="00000000" w14:paraId="00000542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تسليمات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43">
      <w:pPr>
        <w:numPr>
          <w:ilvl w:val="0"/>
          <w:numId w:val="11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AnalyticsService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44">
      <w:pPr>
        <w:numPr>
          <w:ilvl w:val="0"/>
          <w:numId w:val="1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والمعلمات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45">
      <w:pPr>
        <w:numPr>
          <w:ilvl w:val="0"/>
          <w:numId w:val="11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DebugView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46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أخطاء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يجب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تجنبها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47">
      <w:pPr>
        <w:numPr>
          <w:ilvl w:val="0"/>
          <w:numId w:val="40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48">
      <w:pPr>
        <w:numPr>
          <w:ilvl w:val="0"/>
          <w:numId w:val="40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ازدواج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49">
      <w:pPr>
        <w:numPr>
          <w:ilvl w:val="0"/>
          <w:numId w:val="40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4A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il97914sl87u" w:id="126"/>
      <w:bookmarkEnd w:id="12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الأمان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داخل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Security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Layer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bidi w:val="1"/>
        <w:rPr>
          <w:b w:val="1"/>
          <w:sz w:val="46"/>
          <w:szCs w:val="46"/>
        </w:rPr>
      </w:pPr>
      <w:commentRangeStart w:id="3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5)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الأمان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داخل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التطبيق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Security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Layer</w:t>
      </w:r>
      <w:r w:rsidDel="00000000" w:rsidR="00000000" w:rsidRPr="00000000">
        <w:rPr>
          <w:b w:val="1"/>
          <w:sz w:val="46"/>
          <w:szCs w:val="46"/>
          <w:rtl w:val="0"/>
        </w:rPr>
        <w:t xml:space="preserve">)</w:t>
      </w:r>
      <w:commentRangeEnd w:id="32"/>
      <w:r w:rsidDel="00000000" w:rsidR="00000000" w:rsidRPr="00000000">
        <w:commentReference w:id="3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ucz57pjmtsf" w:id="127"/>
      <w:bookmarkEnd w:id="127"/>
      <w:r w:rsidDel="00000000" w:rsidR="00000000" w:rsidRPr="00000000">
        <w:rPr>
          <w:b w:val="1"/>
          <w:sz w:val="34"/>
          <w:szCs w:val="34"/>
          <w:rtl w:val="1"/>
        </w:rPr>
        <w:t xml:space="preserve">الفائدة</w:t>
      </w:r>
    </w:p>
    <w:p w:rsidR="00000000" w:rsidDel="00000000" w:rsidP="00000000" w:rsidRDefault="00000000" w:rsidRPr="00000000" w14:paraId="0000054E">
      <w:pPr>
        <w:numPr>
          <w:ilvl w:val="0"/>
          <w:numId w:val="10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4F">
      <w:pPr>
        <w:numPr>
          <w:ilvl w:val="0"/>
          <w:numId w:val="1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إساءة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الواجهات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الفواتير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الناتجة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50">
      <w:pPr>
        <w:numPr>
          <w:ilvl w:val="0"/>
          <w:numId w:val="10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بالممارسات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للخصوصية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بالعلامة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5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zdeuaudtvx7w" w:id="128"/>
      <w:bookmarkEnd w:id="128"/>
      <w:r w:rsidDel="00000000" w:rsidR="00000000" w:rsidRPr="00000000">
        <w:rPr>
          <w:b w:val="1"/>
          <w:sz w:val="34"/>
          <w:szCs w:val="34"/>
          <w:rtl w:val="1"/>
        </w:rPr>
        <w:t xml:space="preserve">المطلوب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55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gbz3vph4t4a" w:id="129"/>
      <w:bookmarkEnd w:id="1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جلسات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المستخدم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والرموز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Tokens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554">
      <w:pPr>
        <w:numPr>
          <w:ilvl w:val="0"/>
          <w:numId w:val="4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Firebase ID Token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حصري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ترويسة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Authorization: Bearer &lt;token&gt;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55">
      <w:pPr>
        <w:numPr>
          <w:ilvl w:val="0"/>
          <w:numId w:val="4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تحديث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تلقائي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صلاحيته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لصفحة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56">
      <w:pPr>
        <w:numPr>
          <w:ilvl w:val="0"/>
          <w:numId w:val="4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تخزين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آمن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Keychain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Keystore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SharedPrefs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العادية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57">
      <w:pPr>
        <w:numPr>
          <w:ilvl w:val="0"/>
          <w:numId w:val="4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تسجيل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الخروج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مسح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5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4t8ajw130ha" w:id="130"/>
      <w:bookmarkEnd w:id="1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Check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إثبات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أصل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التطبيق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559">
      <w:pPr>
        <w:numPr>
          <w:ilvl w:val="0"/>
          <w:numId w:val="27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ترويسة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X-App-Check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5A">
      <w:pPr>
        <w:numPr>
          <w:ilvl w:val="0"/>
          <w:numId w:val="27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اطلبي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التحديث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أعيدي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5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yzhhajlwqm8" w:id="131"/>
      <w:bookmarkEnd w:id="1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الاتصالات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الشبكية</w:t>
      </w:r>
    </w:p>
    <w:p w:rsidR="00000000" w:rsidDel="00000000" w:rsidP="00000000" w:rsidRDefault="00000000" w:rsidRPr="00000000" w14:paraId="0000055C">
      <w:pPr>
        <w:numPr>
          <w:ilvl w:val="0"/>
          <w:numId w:val="5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إلزام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HTTPS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لشهادات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5D">
      <w:pPr>
        <w:numPr>
          <w:ilvl w:val="0"/>
          <w:numId w:val="5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(</w:t>
      </w:r>
      <w:r w:rsidDel="00000000" w:rsidR="00000000" w:rsidRPr="00000000">
        <w:rPr>
          <w:b w:val="1"/>
          <w:rtl w:val="1"/>
        </w:rPr>
        <w:t xml:space="preserve">اختياري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مفض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ل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SSL Pinning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MITM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5E">
      <w:pPr>
        <w:numPr>
          <w:ilvl w:val="0"/>
          <w:numId w:val="5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ومعاودة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Exponential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Backoff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5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icsvd1zjwkj" w:id="132"/>
      <w:bookmarkEnd w:id="1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الروابط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العميقة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والتنق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Deep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Links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560">
      <w:pPr>
        <w:numPr>
          <w:ilvl w:val="0"/>
          <w:numId w:val="24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قائمة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نطاقات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موثوقة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61">
      <w:pPr>
        <w:numPr>
          <w:ilvl w:val="0"/>
          <w:numId w:val="2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المعلمات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62">
      <w:pPr>
        <w:numPr>
          <w:ilvl w:val="0"/>
          <w:numId w:val="24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ناقص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مريب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6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0u7je9102im" w:id="133"/>
      <w:bookmarkEnd w:id="1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البيانات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المحلية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Local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564">
      <w:pPr>
        <w:numPr>
          <w:ilvl w:val="0"/>
          <w:numId w:val="12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تشفيره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تفصيلية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65">
      <w:pPr>
        <w:numPr>
          <w:ilvl w:val="0"/>
          <w:numId w:val="1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الخروج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66">
      <w:pPr>
        <w:numPr>
          <w:ilvl w:val="0"/>
          <w:numId w:val="12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السحابي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allowBackup=false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backup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6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z5azt77wpks" w:id="134"/>
      <w:bookmarkEnd w:id="1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الخصوصية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والـ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PII</w:t>
      </w:r>
    </w:p>
    <w:p w:rsidR="00000000" w:rsidDel="00000000" w:rsidP="00000000" w:rsidRDefault="00000000" w:rsidRPr="00000000" w14:paraId="00000569">
      <w:pPr>
        <w:numPr>
          <w:ilvl w:val="0"/>
          <w:numId w:val="36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OTP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6A">
      <w:pPr>
        <w:numPr>
          <w:ilvl w:val="0"/>
          <w:numId w:val="36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والتخزين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6B">
      <w:pPr>
        <w:numPr>
          <w:ilvl w:val="0"/>
          <w:numId w:val="36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السجلات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Logs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b w:val="1"/>
          <w:rtl w:val="1"/>
        </w:rPr>
        <w:t xml:space="preserve">حظر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6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oflg0nyw9ph" w:id="135"/>
      <w:bookmarkEnd w:id="1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السلوك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على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الشاشة</w:t>
      </w:r>
    </w:p>
    <w:p w:rsidR="00000000" w:rsidDel="00000000" w:rsidP="00000000" w:rsidRDefault="00000000" w:rsidRPr="00000000" w14:paraId="0000056D">
      <w:pPr>
        <w:numPr>
          <w:ilvl w:val="0"/>
          <w:numId w:val="20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FLAG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6E">
      <w:pPr>
        <w:numPr>
          <w:ilvl w:val="0"/>
          <w:numId w:val="20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للخلفية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Blur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Switcher</w:t>
      </w:r>
      <w:r w:rsidDel="00000000" w:rsidR="00000000" w:rsidRPr="00000000">
        <w:rPr>
          <w:rtl w:val="1"/>
        </w:rPr>
        <w:t xml:space="preserve">) —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6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3ot6x6fkltf" w:id="136"/>
      <w:bookmarkEnd w:id="1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صلاحيات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النظام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Permissions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570">
      <w:pPr>
        <w:numPr>
          <w:ilvl w:val="0"/>
          <w:numId w:val="10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وبالزمن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Just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71">
      <w:pPr>
        <w:numPr>
          <w:ilvl w:val="0"/>
          <w:numId w:val="10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شروحات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7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0dxowaadzh7" w:id="137"/>
      <w:bookmarkEnd w:id="1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إدخال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المستخدم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Validation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573">
      <w:pPr>
        <w:numPr>
          <w:ilvl w:val="0"/>
          <w:numId w:val="2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تنسيقات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شائعة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الهاتف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.164،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المطلوبة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74">
      <w:pPr>
        <w:numPr>
          <w:ilvl w:val="0"/>
          <w:numId w:val="21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Sanitization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للنصوص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تحكم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أطوال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7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li8ge0s9lt" w:id="138"/>
      <w:bookmarkEnd w:id="1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التعامل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مع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الأخطاء</w:t>
      </w:r>
    </w:p>
    <w:p w:rsidR="00000000" w:rsidDel="00000000" w:rsidP="00000000" w:rsidRDefault="00000000" w:rsidRPr="00000000" w14:paraId="00000576">
      <w:pPr>
        <w:numPr>
          <w:ilvl w:val="0"/>
          <w:numId w:val="38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عامة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للمستخدمة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تقنية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77">
      <w:pPr>
        <w:numPr>
          <w:ilvl w:val="0"/>
          <w:numId w:val="38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تعيين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أكواد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للأخطاء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mapping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كما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مسبق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78">
      <w:pPr>
        <w:numPr>
          <w:ilvl w:val="0"/>
          <w:numId w:val="38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تقني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7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trolqw8s44i" w:id="139"/>
      <w:bookmarkEnd w:id="1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حماية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إجراءات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حس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اسة</w:t>
      </w:r>
    </w:p>
    <w:p w:rsidR="00000000" w:rsidDel="00000000" w:rsidP="00000000" w:rsidRDefault="00000000" w:rsidRPr="00000000" w14:paraId="0000057A">
      <w:pPr>
        <w:numPr>
          <w:ilvl w:val="0"/>
          <w:numId w:val="25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حذف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الحساب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تغيير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رقم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الهاتف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تأكيد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مزدوج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7B">
      <w:pPr>
        <w:numPr>
          <w:ilvl w:val="0"/>
          <w:numId w:val="25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Checkout/Payment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Idempotency-Key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وإرساله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لتفادي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7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o7kp2asnerjt" w:id="140"/>
      <w:bookmarkEnd w:id="140"/>
      <w:r w:rsidDel="00000000" w:rsidR="00000000" w:rsidRPr="00000000">
        <w:rPr>
          <w:b w:val="1"/>
          <w:sz w:val="34"/>
          <w:szCs w:val="34"/>
          <w:rtl w:val="0"/>
        </w:rPr>
        <w:t xml:space="preserve">Definition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of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Done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اعتماد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7E">
      <w:pPr>
        <w:numPr>
          <w:ilvl w:val="0"/>
          <w:numId w:val="31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Authorization</w:t>
      </w:r>
      <w:r w:rsidDel="00000000" w:rsidR="00000000" w:rsidRPr="00000000">
        <w:rPr>
          <w:rtl w:val="0"/>
        </w:rPr>
        <w:t xml:space="preserve"> (+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X-App-Check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التفعيل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7F">
      <w:pPr>
        <w:numPr>
          <w:ilvl w:val="0"/>
          <w:numId w:val="3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الرموز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Keychain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Keystore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مسح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الخروج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0">
      <w:pPr>
        <w:numPr>
          <w:ilvl w:val="0"/>
          <w:numId w:val="3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صارمة</w:t>
      </w:r>
      <w:r w:rsidDel="00000000" w:rsidR="00000000" w:rsidRPr="00000000">
        <w:rPr>
          <w:rtl w:val="1"/>
        </w:rPr>
        <w:t xml:space="preserve">؛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0"/>
        </w:rPr>
        <w:t xml:space="preserve">SSL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Pinning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التدفق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1">
      <w:pPr>
        <w:numPr>
          <w:ilvl w:val="0"/>
          <w:numId w:val="3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2">
      <w:pPr>
        <w:numPr>
          <w:ilvl w:val="0"/>
          <w:numId w:val="3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لتوكنات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Redaction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وجات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3">
      <w:pPr>
        <w:numPr>
          <w:ilvl w:val="0"/>
          <w:numId w:val="3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لسياق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4">
      <w:pPr>
        <w:numPr>
          <w:ilvl w:val="0"/>
          <w:numId w:val="3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وتأكيد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الواجهة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5">
      <w:pPr>
        <w:numPr>
          <w:ilvl w:val="0"/>
          <w:numId w:val="31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Idempotency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waxso4kt0j49" w:id="141"/>
      <w:bookmarkEnd w:id="141"/>
      <w:r w:rsidDel="00000000" w:rsidR="00000000" w:rsidRPr="00000000">
        <w:rPr>
          <w:b w:val="1"/>
          <w:sz w:val="34"/>
          <w:szCs w:val="34"/>
          <w:rtl w:val="1"/>
        </w:rPr>
        <w:t xml:space="preserve">تسليمات</w:t>
      </w:r>
    </w:p>
    <w:p w:rsidR="00000000" w:rsidDel="00000000" w:rsidP="00000000" w:rsidRDefault="00000000" w:rsidRPr="00000000" w14:paraId="00000588">
      <w:pPr>
        <w:numPr>
          <w:ilvl w:val="0"/>
          <w:numId w:val="14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SecurityConfig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إعدادات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مهلات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Backoff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89">
      <w:pPr>
        <w:numPr>
          <w:ilvl w:val="0"/>
          <w:numId w:val="1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TokenStore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clear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8A">
      <w:pPr>
        <w:numPr>
          <w:ilvl w:val="0"/>
          <w:numId w:val="1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AppCheckInterceptor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ترويسة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B">
      <w:pPr>
        <w:numPr>
          <w:ilvl w:val="0"/>
          <w:numId w:val="1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DeepLinkGuard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لنطاقات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الروابط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C">
      <w:pPr>
        <w:numPr>
          <w:ilvl w:val="0"/>
          <w:numId w:val="1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LogRedactor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D">
      <w:pPr>
        <w:numPr>
          <w:ilvl w:val="0"/>
          <w:numId w:val="1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SecureCache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يلزم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8E">
      <w:pPr>
        <w:numPr>
          <w:ilvl w:val="0"/>
          <w:numId w:val="1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وثيقة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Permissions Policy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نطلبه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ومتى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8F">
      <w:pPr>
        <w:numPr>
          <w:ilvl w:val="0"/>
          <w:numId w:val="1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90">
      <w:pPr>
        <w:numPr>
          <w:ilvl w:val="1"/>
          <w:numId w:val="14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1">
      <w:pPr>
        <w:numPr>
          <w:ilvl w:val="1"/>
          <w:numId w:val="14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مسح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والكاش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2">
      <w:pPr>
        <w:numPr>
          <w:ilvl w:val="1"/>
          <w:numId w:val="14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بأمان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3">
      <w:pPr>
        <w:numPr>
          <w:ilvl w:val="1"/>
          <w:numId w:val="14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0"/>
        </w:rPr>
        <w:t xml:space="preserve">SSL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Pinning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الشهادة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4">
      <w:pPr>
        <w:numPr>
          <w:ilvl w:val="1"/>
          <w:numId w:val="14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Idempotency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وتأكيد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zsi90lmp5c9" w:id="142"/>
      <w:bookmarkEnd w:id="142"/>
      <w:r w:rsidDel="00000000" w:rsidR="00000000" w:rsidRPr="00000000">
        <w:rPr>
          <w:b w:val="1"/>
          <w:sz w:val="34"/>
          <w:szCs w:val="34"/>
          <w:rtl w:val="1"/>
        </w:rPr>
        <w:t xml:space="preserve">أخطاء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يجب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تجنبها</w:t>
      </w:r>
    </w:p>
    <w:p w:rsidR="00000000" w:rsidDel="00000000" w:rsidP="00000000" w:rsidRDefault="00000000" w:rsidRPr="00000000" w14:paraId="00000597">
      <w:pPr>
        <w:numPr>
          <w:ilvl w:val="0"/>
          <w:numId w:val="7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SharedPreferences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NSUserDefaults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تشفير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8">
      <w:pPr>
        <w:numPr>
          <w:ilvl w:val="0"/>
          <w:numId w:val="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طباعة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التوكن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الهيدر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لتحليلات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9">
      <w:pPr>
        <w:numPr>
          <w:ilvl w:val="0"/>
          <w:numId w:val="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معلمات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A">
      <w:pPr>
        <w:numPr>
          <w:ilvl w:val="0"/>
          <w:numId w:val="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سيرفر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استثناءات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B">
      <w:pPr>
        <w:numPr>
          <w:ilvl w:val="0"/>
          <w:numId w:val="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الخروج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C">
      <w:pPr>
        <w:numPr>
          <w:ilvl w:val="0"/>
          <w:numId w:val="7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استدعاء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Payment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بدون</w:t>
      </w:r>
      <w:r w:rsidDel="00000000" w:rsidR="00000000" w:rsidRPr="00000000">
        <w:rPr>
          <w:rtl w:val="0"/>
        </w:rPr>
        <w:t xml:space="preserve"> Idempotency-Key.</w:t>
      </w:r>
    </w:p>
    <w:p w:rsidR="00000000" w:rsidDel="00000000" w:rsidP="00000000" w:rsidRDefault="00000000" w:rsidRPr="00000000" w14:paraId="0000059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11c8nwn6myh" w:id="143"/>
      <w:bookmarkEnd w:id="143"/>
      <w:r w:rsidDel="00000000" w:rsidR="00000000" w:rsidRPr="00000000">
        <w:rPr>
          <w:b w:val="1"/>
          <w:sz w:val="34"/>
          <w:szCs w:val="34"/>
          <w:rtl w:val="1"/>
        </w:rPr>
        <w:t xml:space="preserve">ملاحظات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تشغيلية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للتنسيق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الـ</w:t>
      </w:r>
      <w:r w:rsidDel="00000000" w:rsidR="00000000" w:rsidRPr="00000000">
        <w:rPr>
          <w:b w:val="1"/>
          <w:sz w:val="34"/>
          <w:szCs w:val="34"/>
          <w:rtl w:val="0"/>
        </w:rPr>
        <w:t xml:space="preserve">Backend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9F">
      <w:pPr>
        <w:numPr>
          <w:ilvl w:val="0"/>
          <w:numId w:val="33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401/403: </w:t>
      </w:r>
      <w:r w:rsidDel="00000000" w:rsidR="00000000" w:rsidRPr="00000000">
        <w:rPr>
          <w:rtl w:val="1"/>
        </w:rPr>
        <w:t xml:space="preserve">ارجاع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A0">
      <w:pPr>
        <w:numPr>
          <w:ilvl w:val="0"/>
          <w:numId w:val="33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Rate Limiting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WAF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Backoff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ويحترم</w:t>
      </w:r>
      <w:r w:rsidDel="00000000" w:rsidR="00000000" w:rsidRPr="00000000">
        <w:rPr>
          <w:rtl w:val="1"/>
        </w:rPr>
        <w:t xml:space="preserve"> 429.</w:t>
      </w:r>
    </w:p>
    <w:p w:rsidR="00000000" w:rsidDel="00000000" w:rsidP="00000000" w:rsidRDefault="00000000" w:rsidRPr="00000000" w14:paraId="000005A1">
      <w:pPr>
        <w:numPr>
          <w:ilvl w:val="0"/>
          <w:numId w:val="33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سقف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أحجام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مفهومة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A2">
      <w:pPr>
        <w:numPr>
          <w:ilvl w:val="0"/>
          <w:numId w:val="33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أكواد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XXXX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mapping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bedevl6qbwl5" w:id="144"/>
      <w:bookmarkEnd w:id="144"/>
      <w:r w:rsidDel="00000000" w:rsidR="00000000" w:rsidRPr="00000000">
        <w:rPr>
          <w:b w:val="1"/>
          <w:sz w:val="34"/>
          <w:szCs w:val="34"/>
          <w:rtl w:val="0"/>
        </w:rPr>
        <w:t xml:space="preserve">1. SecurityConfig</w:t>
      </w:r>
    </w:p>
    <w:p w:rsidR="00000000" w:rsidDel="00000000" w:rsidP="00000000" w:rsidRDefault="00000000" w:rsidRPr="00000000" w14:paraId="000005AD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الطريقة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HttpClient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Retrofit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Alamofire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ليقبل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الشهادات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الموثوقة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Timeout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Backoff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AE">
      <w:pPr>
        <w:bidi w:val="1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2. TokenStore</w:t>
      </w:r>
    </w:p>
    <w:p w:rsidR="00000000" w:rsidDel="00000000" w:rsidP="00000000" w:rsidRDefault="00000000" w:rsidRPr="00000000" w14:paraId="000005AF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سرقتها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الطريقة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Keychain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Keystore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EncryptedSharedPrefs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مسحها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الخروج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spyftlxihovc" w:id="145"/>
      <w:bookmarkEnd w:id="145"/>
      <w:r w:rsidDel="00000000" w:rsidR="00000000" w:rsidRPr="00000000">
        <w:rPr>
          <w:b w:val="1"/>
          <w:sz w:val="34"/>
          <w:szCs w:val="34"/>
          <w:rtl w:val="0"/>
        </w:rPr>
        <w:t xml:space="preserve">3. AppCheckInterceptor</w:t>
      </w:r>
    </w:p>
    <w:p w:rsidR="00000000" w:rsidDel="00000000" w:rsidP="00000000" w:rsidRDefault="00000000" w:rsidRPr="00000000" w14:paraId="000005B1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زهراء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الآلية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الطريقة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Interceptor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Header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B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X-App-Check: &lt;token&gt;</w:t>
      </w:r>
    </w:p>
    <w:p w:rsidR="00000000" w:rsidDel="00000000" w:rsidP="00000000" w:rsidRDefault="00000000" w:rsidRPr="00000000" w14:paraId="000005B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4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bidi w:val="1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4. DeepLinkGuard</w:t>
      </w:r>
    </w:p>
    <w:p w:rsidR="00000000" w:rsidDel="00000000" w:rsidP="00000000" w:rsidRDefault="00000000" w:rsidRPr="00000000" w14:paraId="000005B6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ضارة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الطريقة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مسموحة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whitelist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zahraah.com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التنقل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مطابقة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7">
      <w:pPr>
        <w:bidi w:val="1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5. LogRedactor</w:t>
      </w:r>
    </w:p>
    <w:p w:rsidR="00000000" w:rsidDel="00000000" w:rsidP="00000000" w:rsidRDefault="00000000" w:rsidRPr="00000000" w14:paraId="000005B8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الأرقام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الطريقة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Utility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تستبدل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***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gm7bpqxm369z" w:id="146"/>
      <w:bookmarkEnd w:id="146"/>
      <w:r w:rsidDel="00000000" w:rsidR="00000000" w:rsidRPr="00000000">
        <w:rPr>
          <w:b w:val="1"/>
          <w:sz w:val="34"/>
          <w:szCs w:val="34"/>
          <w:rtl w:val="0"/>
        </w:rPr>
        <w:t xml:space="preserve">6. SecureCache</w:t>
      </w:r>
    </w:p>
    <w:p w:rsidR="00000000" w:rsidDel="00000000" w:rsidP="00000000" w:rsidRDefault="00000000" w:rsidRPr="00000000" w14:paraId="000005BA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الطريقة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EncryptedSharedPrefs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SQLCipher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تنظيفها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الخروج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B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u7u1i32fw46p" w:id="147"/>
      <w:bookmarkEnd w:id="147"/>
      <w:r w:rsidDel="00000000" w:rsidR="00000000" w:rsidRPr="00000000">
        <w:rPr>
          <w:b w:val="1"/>
          <w:sz w:val="34"/>
          <w:szCs w:val="34"/>
          <w:rtl w:val="0"/>
        </w:rPr>
        <w:t xml:space="preserve">7. Permissions Policy</w:t>
      </w:r>
    </w:p>
    <w:p w:rsidR="00000000" w:rsidDel="00000000" w:rsidP="00000000" w:rsidRDefault="00000000" w:rsidRPr="00000000" w14:paraId="000005BF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المتاجر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وبشفافية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الطريقة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Permissions.md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يوضح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C0">
      <w:pPr>
        <w:numPr>
          <w:ilvl w:val="0"/>
          <w:numId w:val="39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الصلاحية</w:t>
      </w:r>
      <w:r w:rsidDel="00000000" w:rsidR="00000000" w:rsidRPr="00000000">
        <w:rPr>
          <w:rtl w:val="1"/>
        </w:rPr>
        <w:t xml:space="preserve">؟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الكاميرا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5C1">
      <w:pPr>
        <w:numPr>
          <w:ilvl w:val="0"/>
          <w:numId w:val="39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نطلبها</w:t>
      </w:r>
      <w:r w:rsidDel="00000000" w:rsidR="00000000" w:rsidRPr="00000000">
        <w:rPr>
          <w:rtl w:val="1"/>
        </w:rPr>
        <w:t xml:space="preserve">؟ (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الشخصي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5C2">
      <w:pPr>
        <w:numPr>
          <w:ilvl w:val="0"/>
          <w:numId w:val="39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نطلبها</w:t>
      </w:r>
      <w:r w:rsidDel="00000000" w:rsidR="00000000" w:rsidRPr="00000000">
        <w:rPr>
          <w:rtl w:val="1"/>
        </w:rPr>
        <w:t xml:space="preserve">؟ (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Just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C3">
      <w:pPr>
        <w:bidi w:val="1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8. Idempotency in Checkout/Payment</w:t>
      </w:r>
    </w:p>
    <w:p w:rsidR="00000000" w:rsidDel="00000000" w:rsidP="00000000" w:rsidRDefault="00000000" w:rsidRPr="00000000" w14:paraId="000005C4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الطريقة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Idempotency-Key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Payment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وإرساله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Header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5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vshb3vmpbyup" w:id="148"/>
      <w:bookmarkEnd w:id="14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الأداء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والجودة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Quality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e1fxkkwcyuyg" w:id="149"/>
      <w:bookmarkEnd w:id="149"/>
      <w:commentRangeStart w:id="33"/>
      <w:commentRangeStart w:id="34"/>
      <w:commentRangeStart w:id="3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6)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الأداء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والجودة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App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Quality</w:t>
      </w:r>
      <w:r w:rsidDel="00000000" w:rsidR="00000000" w:rsidRPr="00000000">
        <w:rPr>
          <w:b w:val="1"/>
          <w:sz w:val="46"/>
          <w:szCs w:val="46"/>
          <w:rtl w:val="0"/>
        </w:rPr>
        <w:t xml:space="preserve">)</w:t>
      </w:r>
      <w:commentRangeEnd w:id="33"/>
      <w:r w:rsidDel="00000000" w:rsidR="00000000" w:rsidRPr="00000000">
        <w:commentReference w:id="33"/>
      </w:r>
      <w:commentRangeEnd w:id="34"/>
      <w:r w:rsidDel="00000000" w:rsidR="00000000" w:rsidRPr="00000000">
        <w:commentReference w:id="34"/>
      </w:r>
      <w:commentRangeEnd w:id="35"/>
      <w:r w:rsidDel="00000000" w:rsidR="00000000" w:rsidRPr="00000000">
        <w:commentReference w:id="3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lfj61dbgu8i9" w:id="150"/>
      <w:bookmarkEnd w:id="150"/>
      <w:r w:rsidDel="00000000" w:rsidR="00000000" w:rsidRPr="00000000">
        <w:rPr>
          <w:b w:val="1"/>
          <w:sz w:val="34"/>
          <w:szCs w:val="34"/>
          <w:rtl w:val="0"/>
        </w:rPr>
        <w:t xml:space="preserve">Crashlytics</w:t>
      </w:r>
      <w:r w:rsidDel="00000000" w:rsidR="00000000" w:rsidRPr="00000000">
        <w:rPr>
          <w:b w:val="1"/>
          <w:sz w:val="34"/>
          <w:szCs w:val="34"/>
          <w:rtl w:val="0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</w:t>
      </w:r>
      <w:r w:rsidDel="00000000" w:rsidR="00000000" w:rsidRPr="00000000">
        <w:rPr>
          <w:b w:val="1"/>
          <w:sz w:val="34"/>
          <w:szCs w:val="34"/>
          <w:rtl w:val="1"/>
        </w:rPr>
        <w:t xml:space="preserve"> –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تتب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الأعطال</w:t>
      </w:r>
    </w:p>
    <w:p w:rsidR="00000000" w:rsidDel="00000000" w:rsidP="00000000" w:rsidRDefault="00000000" w:rsidRPr="00000000" w14:paraId="000005CA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CB">
      <w:pPr>
        <w:numPr>
          <w:ilvl w:val="0"/>
          <w:numId w:val="35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وترتيبها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التأثير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C">
      <w:pPr>
        <w:numPr>
          <w:ilvl w:val="0"/>
          <w:numId w:val="35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المبيعات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انهياره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الطريقة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CE">
      <w:pPr>
        <w:numPr>
          <w:ilvl w:val="0"/>
          <w:numId w:val="29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version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build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CF">
      <w:pPr>
        <w:numPr>
          <w:ilvl w:val="0"/>
          <w:numId w:val="29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لسهولة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0">
      <w:pPr>
        <w:numPr>
          <w:ilvl w:val="0"/>
          <w:numId w:val="29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المجهول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D1">
      <w:pPr>
        <w:numPr>
          <w:ilvl w:val="0"/>
          <w:numId w:val="29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لمراعاة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الخصوصية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2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معايير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القبول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Definition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of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Done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5D3">
      <w:pPr>
        <w:numPr>
          <w:ilvl w:val="0"/>
          <w:numId w:val="35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Crash-free users ≥ 99.5%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4">
      <w:pPr>
        <w:numPr>
          <w:ilvl w:val="0"/>
          <w:numId w:val="3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Fatal Issues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72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5">
      <w:pPr>
        <w:numPr>
          <w:ilvl w:val="0"/>
          <w:numId w:val="3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Crash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breadcrumbs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كافية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D6">
      <w:pPr>
        <w:numPr>
          <w:ilvl w:val="0"/>
          <w:numId w:val="35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Runbook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ونغلقه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Owner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Root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Cause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Fix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D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تسليمات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D8">
      <w:pPr>
        <w:numPr>
          <w:ilvl w:val="0"/>
          <w:numId w:val="34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فلترة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والبيئة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9">
      <w:pPr>
        <w:numPr>
          <w:ilvl w:val="0"/>
          <w:numId w:val="34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A">
      <w:pPr>
        <w:numPr>
          <w:ilvl w:val="0"/>
          <w:numId w:val="34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Runbook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الأعطال</w:t>
      </w:r>
      <w:r w:rsidDel="00000000" w:rsidR="00000000" w:rsidRPr="00000000">
        <w:rPr>
          <w:rtl w:val="1"/>
        </w:rPr>
        <w:t xml:space="preserve">” (</w:t>
      </w:r>
      <w:r w:rsidDel="00000000" w:rsidR="00000000" w:rsidRPr="00000000">
        <w:rPr>
          <w:rtl w:val="1"/>
        </w:rPr>
        <w:t xml:space="preserve">خطوات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مسؤوليات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أزمنة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DB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أخطاء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يجب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تجنبها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DC">
      <w:pPr>
        <w:numPr>
          <w:ilvl w:val="0"/>
          <w:numId w:val="6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طباعة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D">
      <w:pPr>
        <w:numPr>
          <w:ilvl w:val="0"/>
          <w:numId w:val="6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عط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يشو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المؤشرات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DE">
      <w:pPr>
        <w:numPr>
          <w:ilvl w:val="0"/>
          <w:numId w:val="6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الصامتة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fatal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المرتبطة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hd2odyux2s7p" w:id="151"/>
      <w:bookmarkEnd w:id="151"/>
      <w:r w:rsidDel="00000000" w:rsidR="00000000" w:rsidRPr="00000000">
        <w:rPr>
          <w:b w:val="1"/>
          <w:sz w:val="34"/>
          <w:szCs w:val="34"/>
          <w:rtl w:val="0"/>
        </w:rPr>
        <w:t xml:space="preserve">Performance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Monitoring</w:t>
      </w:r>
      <w:r w:rsidDel="00000000" w:rsidR="00000000" w:rsidRPr="00000000">
        <w:rPr>
          <w:b w:val="1"/>
          <w:sz w:val="34"/>
          <w:szCs w:val="34"/>
          <w:rtl w:val="0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B</w:t>
      </w:r>
      <w:r w:rsidDel="00000000" w:rsidR="00000000" w:rsidRPr="00000000">
        <w:rPr>
          <w:b w:val="1"/>
          <w:sz w:val="34"/>
          <w:szCs w:val="34"/>
          <w:rtl w:val="1"/>
        </w:rPr>
        <w:t xml:space="preserve"> –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مراقبة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</w:p>
    <w:p w:rsidR="00000000" w:rsidDel="00000000" w:rsidP="00000000" w:rsidRDefault="00000000" w:rsidRPr="00000000" w14:paraId="000005E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E2">
      <w:pPr>
        <w:numPr>
          <w:ilvl w:val="0"/>
          <w:numId w:val="37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التجربة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خصوص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القائمة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للشراء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E3">
      <w:pPr>
        <w:numPr>
          <w:ilvl w:val="0"/>
          <w:numId w:val="37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البطء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4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الطريقة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E5">
      <w:pPr>
        <w:numPr>
          <w:ilvl w:val="0"/>
          <w:numId w:val="5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Monitoring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وقياس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E6">
      <w:pPr>
        <w:numPr>
          <w:ilvl w:val="1"/>
          <w:numId w:val="5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App Start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الأولى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E7">
      <w:pPr>
        <w:numPr>
          <w:ilvl w:val="1"/>
          <w:numId w:val="5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Screen Load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Home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Detail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Shipping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Payment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E8">
      <w:pPr>
        <w:numPr>
          <w:ilvl w:val="1"/>
          <w:numId w:val="5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Network Traces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products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E9">
      <w:pPr>
        <w:numPr>
          <w:ilvl w:val="0"/>
          <w:numId w:val="5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Custom Traces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EA">
      <w:pPr>
        <w:numPr>
          <w:ilvl w:val="0"/>
          <w:numId w:val="5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Skeletons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Caching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الإدراك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بالبطء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B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معايير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القبول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Definition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of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Done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5EC">
      <w:pPr>
        <w:numPr>
          <w:ilvl w:val="0"/>
          <w:numId w:val="8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App Start P95 ≤ 2.5s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ED">
      <w:pPr>
        <w:numPr>
          <w:ilvl w:val="0"/>
          <w:numId w:val="8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Screen Load P95 ≤ 1.2s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متوسطة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E">
      <w:pPr>
        <w:numPr>
          <w:ilvl w:val="0"/>
          <w:numId w:val="8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Network P95 ≤ 800ms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≤ 1.2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باستثناء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EF">
      <w:pPr>
        <w:numPr>
          <w:ilvl w:val="0"/>
          <w:numId w:val="8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ANR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صفري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وجد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0.1%.</w:t>
      </w:r>
    </w:p>
    <w:p w:rsidR="00000000" w:rsidDel="00000000" w:rsidP="00000000" w:rsidRDefault="00000000" w:rsidRPr="00000000" w14:paraId="000005F0">
      <w:pPr>
        <w:numPr>
          <w:ilvl w:val="0"/>
          <w:numId w:val="8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95)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الانحراف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تسليمات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F2">
      <w:pPr>
        <w:numPr>
          <w:ilvl w:val="0"/>
          <w:numId w:val="18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تحوي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Screen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95.</w:t>
      </w:r>
    </w:p>
    <w:p w:rsidR="00000000" w:rsidDel="00000000" w:rsidP="00000000" w:rsidRDefault="00000000" w:rsidRPr="00000000" w14:paraId="000005F3">
      <w:pPr>
        <w:numPr>
          <w:ilvl w:val="0"/>
          <w:numId w:val="18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4">
      <w:pPr>
        <w:numPr>
          <w:ilvl w:val="0"/>
          <w:numId w:val="18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أخطاء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يجب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تجنبها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F6">
      <w:pPr>
        <w:numPr>
          <w:ilvl w:val="0"/>
          <w:numId w:val="38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تسميات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7">
      <w:pPr>
        <w:numPr>
          <w:ilvl w:val="0"/>
          <w:numId w:val="3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بالحجم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8">
      <w:pPr>
        <w:numPr>
          <w:ilvl w:val="0"/>
          <w:numId w:val="38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تعرضها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غياب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pagination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F9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v6ia0gtb5mtm" w:id="152"/>
      <w:bookmarkEnd w:id="152"/>
      <w:r w:rsidDel="00000000" w:rsidR="00000000" w:rsidRPr="00000000">
        <w:rPr>
          <w:b w:val="1"/>
          <w:sz w:val="34"/>
          <w:szCs w:val="34"/>
          <w:rtl w:val="0"/>
        </w:rPr>
        <w:t xml:space="preserve">C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– </w:t>
      </w:r>
      <w:r w:rsidDel="00000000" w:rsidR="00000000" w:rsidRPr="00000000">
        <w:rPr>
          <w:b w:val="1"/>
          <w:sz w:val="34"/>
          <w:szCs w:val="34"/>
          <w:rtl w:val="0"/>
        </w:rPr>
        <w:t xml:space="preserve">Unit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Tests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UI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Tests</w:t>
      </w:r>
    </w:p>
    <w:p w:rsidR="00000000" w:rsidDel="00000000" w:rsidP="00000000" w:rsidRDefault="00000000" w:rsidRPr="00000000" w14:paraId="000005FB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FC">
      <w:pPr>
        <w:numPr>
          <w:ilvl w:val="0"/>
          <w:numId w:val="36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الأعطال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Regression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D">
      <w:pPr>
        <w:numPr>
          <w:ilvl w:val="0"/>
          <w:numId w:val="36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E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الطريقة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FF">
      <w:pPr>
        <w:numPr>
          <w:ilvl w:val="0"/>
          <w:numId w:val="38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Tests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منطق</w:t>
      </w:r>
      <w:r w:rsidDel="00000000" w:rsidR="00000000" w:rsidRPr="00000000">
        <w:rPr>
          <w:b w:val="1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Domain (UseCases)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Data (Repositories/Mappers)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00">
      <w:pPr>
        <w:numPr>
          <w:ilvl w:val="0"/>
          <w:numId w:val="38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UI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Tests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واجهة</w:t>
      </w:r>
      <w:r w:rsidDel="00000000" w:rsidR="00000000" w:rsidRPr="00000000">
        <w:rPr>
          <w:b w:val="1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تأكيد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01">
      <w:pPr>
        <w:numPr>
          <w:ilvl w:val="0"/>
          <w:numId w:val="38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Contract Tests: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صيغ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DTO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↔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وتوافقها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2">
      <w:pPr>
        <w:numPr>
          <w:ilvl w:val="0"/>
          <w:numId w:val="38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Merge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3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معايير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القبول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Definition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of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Done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604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Domain ≥ 70%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Data ≥ 50%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05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سيناريوهات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تغطي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06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7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8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النجاح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9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b w:val="1"/>
          <w:rtl w:val="0"/>
        </w:rPr>
        <w:t xml:space="preserve">100%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إنتاجي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A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تسليمات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60B">
      <w:pPr>
        <w:numPr>
          <w:ilvl w:val="0"/>
          <w:numId w:val="11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C">
      <w:pPr>
        <w:numPr>
          <w:ilvl w:val="0"/>
          <w:numId w:val="11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Given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When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Then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D">
      <w:pPr>
        <w:numPr>
          <w:ilvl w:val="0"/>
          <w:numId w:val="11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Fixtures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DTOs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سلة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0E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أخطاء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يجب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تجنبها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60F">
      <w:pPr>
        <w:numPr>
          <w:ilvl w:val="0"/>
          <w:numId w:val="10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كثير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0">
      <w:pPr>
        <w:numPr>
          <w:ilvl w:val="0"/>
          <w:numId w:val="1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إهمال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(401/422/</w:t>
      </w:r>
      <w:r w:rsidDel="00000000" w:rsidR="00000000" w:rsidRPr="00000000">
        <w:rPr>
          <w:rtl w:val="0"/>
        </w:rPr>
        <w:t xml:space="preserve">Timeout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11">
      <w:pPr>
        <w:numPr>
          <w:ilvl w:val="0"/>
          <w:numId w:val="10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Fixtures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mpwxos4ugqc" w:id="153"/>
      <w:bookmarkEnd w:id="153"/>
      <w:r w:rsidDel="00000000" w:rsidR="00000000" w:rsidRPr="00000000">
        <w:rPr>
          <w:b w:val="1"/>
          <w:sz w:val="34"/>
          <w:szCs w:val="34"/>
          <w:rtl w:val="0"/>
        </w:rPr>
        <w:t xml:space="preserve">D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مؤشرات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Quality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KPIs</w:t>
      </w:r>
      <w:r w:rsidDel="00000000" w:rsidR="00000000" w:rsidRPr="00000000">
        <w:rPr>
          <w:b w:val="1"/>
          <w:sz w:val="34"/>
          <w:szCs w:val="34"/>
          <w:rtl w:val="1"/>
        </w:rPr>
        <w:t xml:space="preserve">) –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للمتابعة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الأسبوعية</w:t>
      </w:r>
    </w:p>
    <w:p w:rsidR="00000000" w:rsidDel="00000000" w:rsidP="00000000" w:rsidRDefault="00000000" w:rsidRPr="00000000" w14:paraId="00000614">
      <w:pPr>
        <w:numPr>
          <w:ilvl w:val="0"/>
          <w:numId w:val="39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Crash-free users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99.5%).</w:t>
      </w:r>
    </w:p>
    <w:p w:rsidR="00000000" w:rsidDel="00000000" w:rsidP="00000000" w:rsidRDefault="00000000" w:rsidRPr="00000000" w14:paraId="00000615">
      <w:pPr>
        <w:numPr>
          <w:ilvl w:val="0"/>
          <w:numId w:val="39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 Start P95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2.5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16">
      <w:pPr>
        <w:numPr>
          <w:ilvl w:val="0"/>
          <w:numId w:val="39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Screen Load P95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(≤ 1.2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17">
      <w:pPr>
        <w:numPr>
          <w:ilvl w:val="0"/>
          <w:numId w:val="39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Network P95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8">
      <w:pPr>
        <w:numPr>
          <w:ilvl w:val="0"/>
          <w:numId w:val="39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ANR Rate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(≤ 0.1%).</w:t>
      </w:r>
    </w:p>
    <w:p w:rsidR="00000000" w:rsidDel="00000000" w:rsidP="00000000" w:rsidRDefault="00000000" w:rsidRPr="00000000" w14:paraId="00000619">
      <w:pPr>
        <w:numPr>
          <w:ilvl w:val="0"/>
          <w:numId w:val="39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نسبة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نجاح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سيناريوهات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UI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الآلية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(100%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الإطلاق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1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qnz4wfwni5y" w:id="154"/>
      <w:bookmarkEnd w:id="154"/>
      <w:r w:rsidDel="00000000" w:rsidR="00000000" w:rsidRPr="00000000">
        <w:rPr>
          <w:b w:val="1"/>
          <w:sz w:val="34"/>
          <w:szCs w:val="34"/>
          <w:rtl w:val="0"/>
        </w:rPr>
        <w:t xml:space="preserve">E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التنبيهات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Alerts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1C">
      <w:pPr>
        <w:numPr>
          <w:ilvl w:val="0"/>
          <w:numId w:val="37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1D">
      <w:pPr>
        <w:numPr>
          <w:ilvl w:val="1"/>
          <w:numId w:val="37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هبوط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Crash-free users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99%.</w:t>
      </w:r>
    </w:p>
    <w:p w:rsidR="00000000" w:rsidDel="00000000" w:rsidP="00000000" w:rsidRDefault="00000000" w:rsidRPr="00000000" w14:paraId="0000061E">
      <w:pPr>
        <w:numPr>
          <w:ilvl w:val="1"/>
          <w:numId w:val="37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App Start P95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&gt; 30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F">
      <w:pPr>
        <w:numPr>
          <w:ilvl w:val="1"/>
          <w:numId w:val="37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0">
      <w:pPr>
        <w:numPr>
          <w:ilvl w:val="0"/>
          <w:numId w:val="37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Slack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Owner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hdfthxka92b4" w:id="155"/>
      <w:bookmarkEnd w:id="155"/>
      <w:r w:rsidDel="00000000" w:rsidR="00000000" w:rsidRPr="00000000">
        <w:rPr>
          <w:b w:val="1"/>
          <w:sz w:val="34"/>
          <w:szCs w:val="34"/>
          <w:rtl w:val="0"/>
        </w:rPr>
        <w:t xml:space="preserve">F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خطة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الإصدار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Release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Gates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2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24">
      <w:pPr>
        <w:numPr>
          <w:ilvl w:val="0"/>
          <w:numId w:val="6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الاختبارات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الآلية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ناجحة</w:t>
      </w:r>
      <w:r w:rsidDel="00000000" w:rsidR="00000000" w:rsidRPr="00000000">
        <w:rPr>
          <w:rtl w:val="1"/>
        </w:rPr>
        <w:t xml:space="preserve"> 100%.</w:t>
      </w:r>
    </w:p>
    <w:p w:rsidR="00000000" w:rsidDel="00000000" w:rsidP="00000000" w:rsidRDefault="00000000" w:rsidRPr="00000000" w14:paraId="00000625">
      <w:pPr>
        <w:numPr>
          <w:ilvl w:val="0"/>
          <w:numId w:val="6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Crash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free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للنسخة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التجريبية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≥ 99.5%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24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6">
      <w:pPr>
        <w:numPr>
          <w:ilvl w:val="0"/>
          <w:numId w:val="6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App Start/Screen Load P95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7">
      <w:pPr>
        <w:numPr>
          <w:ilvl w:val="0"/>
          <w:numId w:val="6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Fatal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Issues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مفتوحة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متعلقة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8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ibwtcgv9mlpx" w:id="156"/>
      <w:bookmarkEnd w:id="15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إدارة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الحالة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State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Management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u5p11k2oihoh" w:id="157"/>
      <w:bookmarkEnd w:id="15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7) </w:t>
      </w:r>
      <w:r w:rsidDel="00000000" w:rsidR="00000000" w:rsidRPr="00000000">
        <w:rPr>
          <w:b w:val="1"/>
          <w:sz w:val="46"/>
          <w:szCs w:val="46"/>
          <w:rtl w:val="1"/>
        </w:rPr>
        <w:t xml:space="preserve">إدارة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الحالة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State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Management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62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mxy3vs62f3lp" w:id="158"/>
      <w:bookmarkEnd w:id="158"/>
      <w:r w:rsidDel="00000000" w:rsidR="00000000" w:rsidRPr="00000000">
        <w:rPr>
          <w:b w:val="1"/>
          <w:sz w:val="34"/>
          <w:szCs w:val="34"/>
          <w:rtl w:val="1"/>
        </w:rPr>
        <w:t xml:space="preserve">الفائدة</w:t>
      </w:r>
    </w:p>
    <w:p w:rsidR="00000000" w:rsidDel="00000000" w:rsidP="00000000" w:rsidRDefault="00000000" w:rsidRPr="00000000" w14:paraId="0000062E">
      <w:pPr>
        <w:numPr>
          <w:ilvl w:val="0"/>
          <w:numId w:val="3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تنظيم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الشاشات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دائم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متزامنة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62F">
      <w:pPr>
        <w:numPr>
          <w:ilvl w:val="0"/>
          <w:numId w:val="3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الناتجة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الواجهة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0">
      <w:pPr>
        <w:numPr>
          <w:ilvl w:val="0"/>
          <w:numId w:val="3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فوري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ارتباك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3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hq8v8et4n68" w:id="159"/>
      <w:bookmarkEnd w:id="159"/>
      <w:r w:rsidDel="00000000" w:rsidR="00000000" w:rsidRPr="00000000">
        <w:rPr>
          <w:b w:val="1"/>
          <w:sz w:val="34"/>
          <w:szCs w:val="34"/>
          <w:rtl w:val="1"/>
        </w:rPr>
        <w:t xml:space="preserve">المطلوب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63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a9zo5m42pf" w:id="160"/>
      <w:bookmarkEnd w:id="1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حالة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المستخدم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Session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Auth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State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634">
      <w:pPr>
        <w:numPr>
          <w:ilvl w:val="0"/>
          <w:numId w:val="5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Profile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35">
      <w:pPr>
        <w:numPr>
          <w:ilvl w:val="0"/>
          <w:numId w:val="5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التوكن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6">
      <w:pPr>
        <w:numPr>
          <w:ilvl w:val="0"/>
          <w:numId w:val="5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Profile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Addresses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بمجرد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yafmewzpwq7" w:id="161"/>
      <w:bookmarkEnd w:id="1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السلة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State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638">
      <w:pPr>
        <w:numPr>
          <w:ilvl w:val="0"/>
          <w:numId w:val="35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المضافة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variant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qty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price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39">
      <w:pPr>
        <w:numPr>
          <w:ilvl w:val="0"/>
          <w:numId w:val="35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3A">
      <w:pPr>
        <w:numPr>
          <w:ilvl w:val="0"/>
          <w:numId w:val="35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مزامنة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الخروج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↔ </w:t>
      </w:r>
      <w:r w:rsidDel="00000000" w:rsidR="00000000" w:rsidRPr="00000000">
        <w:rPr>
          <w:rtl w:val="0"/>
        </w:rPr>
        <w:t xml:space="preserve">Guest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3B">
      <w:pPr>
        <w:numPr>
          <w:ilvl w:val="0"/>
          <w:numId w:val="35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إظهار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Loading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gs276ialkpq" w:id="162"/>
      <w:bookmarkEnd w:id="1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الطلبات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Orders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State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63D">
      <w:pPr>
        <w:numPr>
          <w:ilvl w:val="0"/>
          <w:numId w:val="27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Recent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E">
      <w:pPr>
        <w:numPr>
          <w:ilvl w:val="0"/>
          <w:numId w:val="2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F">
      <w:pPr>
        <w:numPr>
          <w:ilvl w:val="0"/>
          <w:numId w:val="27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إمكانية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إنترنت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4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f1lewikqhnu" w:id="163"/>
      <w:bookmarkEnd w:id="1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التفضيلات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والإعدادات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Preferences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Settings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State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641">
      <w:pPr>
        <w:numPr>
          <w:ilvl w:val="0"/>
          <w:numId w:val="39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42">
      <w:pPr>
        <w:numPr>
          <w:ilvl w:val="0"/>
          <w:numId w:val="39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الإشعارات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متوقف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43">
      <w:pPr>
        <w:numPr>
          <w:ilvl w:val="0"/>
          <w:numId w:val="39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المفضلة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Prepaid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44">
      <w:pPr>
        <w:numPr>
          <w:ilvl w:val="0"/>
          <w:numId w:val="39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تفضيلات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hlccr352k87k" w:id="164"/>
      <w:bookmarkEnd w:id="164"/>
      <w:r w:rsidDel="00000000" w:rsidR="00000000" w:rsidRPr="00000000">
        <w:rPr>
          <w:b w:val="1"/>
          <w:sz w:val="34"/>
          <w:szCs w:val="34"/>
          <w:rtl w:val="1"/>
        </w:rPr>
        <w:t xml:space="preserve">معايير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Definition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of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Done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48">
      <w:pPr>
        <w:numPr>
          <w:ilvl w:val="0"/>
          <w:numId w:val="9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Session State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والخروج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متسق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9">
      <w:pPr>
        <w:numPr>
          <w:ilvl w:val="0"/>
          <w:numId w:val="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Cart State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A">
      <w:pPr>
        <w:numPr>
          <w:ilvl w:val="0"/>
          <w:numId w:val="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Orders State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B">
      <w:pPr>
        <w:numPr>
          <w:ilvl w:val="0"/>
          <w:numId w:val="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Preferences State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C">
      <w:pPr>
        <w:numPr>
          <w:ilvl w:val="0"/>
          <w:numId w:val="9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مدعومة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States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قياسية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success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4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0vzcr528vsp" w:id="165"/>
      <w:bookmarkEnd w:id="165"/>
      <w:r w:rsidDel="00000000" w:rsidR="00000000" w:rsidRPr="00000000">
        <w:rPr>
          <w:b w:val="1"/>
          <w:sz w:val="34"/>
          <w:szCs w:val="34"/>
          <w:rtl w:val="1"/>
        </w:rPr>
        <w:t xml:space="preserve">التسليمات</w:t>
      </w:r>
    </w:p>
    <w:p w:rsidR="00000000" w:rsidDel="00000000" w:rsidP="00000000" w:rsidRDefault="00000000" w:rsidRPr="00000000" w14:paraId="0000064F">
      <w:pPr>
        <w:numPr>
          <w:ilvl w:val="0"/>
          <w:numId w:val="23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State Containers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ViewModel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Bloc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Riverpod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Preferences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50">
      <w:pPr>
        <w:numPr>
          <w:ilvl w:val="0"/>
          <w:numId w:val="2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تعريف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الحالات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State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Classes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تشمل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idle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loading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success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message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51">
      <w:pPr>
        <w:numPr>
          <w:ilvl w:val="0"/>
          <w:numId w:val="2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مستند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يوضح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Events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الأساسية</w:t>
      </w:r>
      <w:r w:rsidDel="00000000" w:rsidR="00000000" w:rsidRPr="00000000">
        <w:rPr>
          <w:rtl w:val="0"/>
        </w:rPr>
        <w:t xml:space="preserve"> (AddToCart, RemoveFromCart, RefreshOrders…).</w:t>
      </w:r>
    </w:p>
    <w:p w:rsidR="00000000" w:rsidDel="00000000" w:rsidP="00000000" w:rsidRDefault="00000000" w:rsidRPr="00000000" w14:paraId="00000652">
      <w:pPr>
        <w:numPr>
          <w:ilvl w:val="0"/>
          <w:numId w:val="2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53">
      <w:pPr>
        <w:numPr>
          <w:ilvl w:val="0"/>
          <w:numId w:val="23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والخادم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5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otlrihuc927d" w:id="166"/>
      <w:bookmarkEnd w:id="166"/>
      <w:r w:rsidDel="00000000" w:rsidR="00000000" w:rsidRPr="00000000">
        <w:rPr>
          <w:b w:val="1"/>
          <w:sz w:val="34"/>
          <w:szCs w:val="34"/>
          <w:rtl w:val="1"/>
        </w:rPr>
        <w:t xml:space="preserve">أخطاء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يجب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تجنبها</w:t>
      </w:r>
    </w:p>
    <w:p w:rsidR="00000000" w:rsidDel="00000000" w:rsidP="00000000" w:rsidRDefault="00000000" w:rsidRPr="00000000" w14:paraId="00000656">
      <w:pPr>
        <w:numPr>
          <w:ilvl w:val="0"/>
          <w:numId w:val="25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Widget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Screen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1"/>
        </w:rPr>
        <w:t xml:space="preserve">يسبب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57">
      <w:pPr>
        <w:numPr>
          <w:ilvl w:val="0"/>
          <w:numId w:val="2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تعارض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58">
      <w:pPr>
        <w:numPr>
          <w:ilvl w:val="0"/>
          <w:numId w:val="2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متناقضة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فارغ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59">
      <w:pPr>
        <w:numPr>
          <w:ilvl w:val="0"/>
          <w:numId w:val="25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States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يخلق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للمستخدم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5w6q2gp3k8fc" w:id="167"/>
      <w:bookmarkEnd w:id="167"/>
      <w:r w:rsidDel="00000000" w:rsidR="00000000" w:rsidRPr="00000000">
        <w:rPr>
          <w:b w:val="1"/>
          <w:sz w:val="46"/>
          <w:szCs w:val="46"/>
          <w:rtl w:val="1"/>
        </w:rPr>
        <w:t xml:space="preserve">التسليمات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– </w:t>
      </w:r>
      <w:r w:rsidDel="00000000" w:rsidR="00000000" w:rsidRPr="00000000">
        <w:rPr>
          <w:b w:val="1"/>
          <w:sz w:val="46"/>
          <w:szCs w:val="46"/>
          <w:rtl w:val="1"/>
        </w:rPr>
        <w:t xml:space="preserve">إدارة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الحالة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State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Management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65C">
      <w:pPr>
        <w:numPr>
          <w:ilvl w:val="0"/>
          <w:numId w:val="21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State Containers</w:t>
      </w:r>
    </w:p>
    <w:p w:rsidR="00000000" w:rsidDel="00000000" w:rsidP="00000000" w:rsidRDefault="00000000" w:rsidRPr="00000000" w14:paraId="0000065D">
      <w:pPr>
        <w:numPr>
          <w:ilvl w:val="1"/>
          <w:numId w:val="2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حاويات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ViewModel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Bloc</w:t>
      </w:r>
      <w:r w:rsidDel="00000000" w:rsidR="00000000" w:rsidRPr="00000000">
        <w:rPr>
          <w:rtl w:val="0"/>
        </w:rPr>
        <w:t xml:space="preserve"> / </w:t>
      </w:r>
      <w:commentRangeStart w:id="36"/>
      <w:r w:rsidDel="00000000" w:rsidR="00000000" w:rsidRPr="00000000">
        <w:rPr>
          <w:rtl w:val="0"/>
        </w:rPr>
        <w:t xml:space="preserve">Riverpod Provider</w:t>
      </w:r>
      <w:commentRangeEnd w:id="36"/>
      <w:r w:rsidDel="00000000" w:rsidR="00000000" w:rsidRPr="00000000">
        <w:commentReference w:id="36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5E">
      <w:pPr>
        <w:numPr>
          <w:ilvl w:val="2"/>
          <w:numId w:val="213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65F">
      <w:pPr>
        <w:numPr>
          <w:ilvl w:val="2"/>
          <w:numId w:val="213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660">
      <w:pPr>
        <w:numPr>
          <w:ilvl w:val="2"/>
          <w:numId w:val="213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661">
      <w:pPr>
        <w:numPr>
          <w:ilvl w:val="2"/>
          <w:numId w:val="213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التفضيلات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Preferences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662">
      <w:pPr>
        <w:numPr>
          <w:ilvl w:val="0"/>
          <w:numId w:val="2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تعريف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الحالات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State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Classes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663">
      <w:pPr>
        <w:numPr>
          <w:ilvl w:val="1"/>
          <w:numId w:val="2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64">
      <w:pPr>
        <w:numPr>
          <w:ilvl w:val="2"/>
          <w:numId w:val="213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665">
      <w:pPr>
        <w:numPr>
          <w:ilvl w:val="2"/>
          <w:numId w:val="213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666">
      <w:pPr>
        <w:numPr>
          <w:ilvl w:val="2"/>
          <w:numId w:val="213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success(data)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667">
      <w:pPr>
        <w:numPr>
          <w:ilvl w:val="2"/>
          <w:numId w:val="213"/>
        </w:numPr>
        <w:bidi w:val="1"/>
        <w:spacing w:after="24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error(message)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668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numPr>
          <w:ilvl w:val="0"/>
          <w:numId w:val="21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مستند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Events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الأساسية</w:t>
      </w:r>
    </w:p>
    <w:p w:rsidR="00000000" w:rsidDel="00000000" w:rsidP="00000000" w:rsidRDefault="00000000" w:rsidRPr="00000000" w14:paraId="0000066A">
      <w:pPr>
        <w:numPr>
          <w:ilvl w:val="1"/>
          <w:numId w:val="2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6B">
      <w:pPr>
        <w:numPr>
          <w:ilvl w:val="2"/>
          <w:numId w:val="213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AddToCart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</w:p>
    <w:p w:rsidR="00000000" w:rsidDel="00000000" w:rsidP="00000000" w:rsidRDefault="00000000" w:rsidRPr="00000000" w14:paraId="0000066C">
      <w:pPr>
        <w:numPr>
          <w:ilvl w:val="2"/>
          <w:numId w:val="213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RemoveFromCart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</w:p>
    <w:p w:rsidR="00000000" w:rsidDel="00000000" w:rsidP="00000000" w:rsidRDefault="00000000" w:rsidRPr="00000000" w14:paraId="0000066D">
      <w:pPr>
        <w:numPr>
          <w:ilvl w:val="2"/>
          <w:numId w:val="213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RefreshOrders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</w:p>
    <w:p w:rsidR="00000000" w:rsidDel="00000000" w:rsidP="00000000" w:rsidRDefault="00000000" w:rsidRPr="00000000" w14:paraId="0000066E">
      <w:pPr>
        <w:numPr>
          <w:ilvl w:val="2"/>
          <w:numId w:val="213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UpdatePreferences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الإعدادات</w:t>
      </w:r>
    </w:p>
    <w:p w:rsidR="00000000" w:rsidDel="00000000" w:rsidP="00000000" w:rsidRDefault="00000000" w:rsidRPr="00000000" w14:paraId="0000066F">
      <w:pPr>
        <w:numPr>
          <w:ilvl w:val="0"/>
          <w:numId w:val="2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Unit</w:t>
      </w:r>
    </w:p>
    <w:p w:rsidR="00000000" w:rsidDel="00000000" w:rsidP="00000000" w:rsidRDefault="00000000" w:rsidRPr="00000000" w14:paraId="00000670">
      <w:pPr>
        <w:numPr>
          <w:ilvl w:val="1"/>
          <w:numId w:val="2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71">
      <w:pPr>
        <w:numPr>
          <w:ilvl w:val="2"/>
          <w:numId w:val="213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2">
      <w:pPr>
        <w:numPr>
          <w:ilvl w:val="2"/>
          <w:numId w:val="213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3">
      <w:pPr>
        <w:numPr>
          <w:ilvl w:val="0"/>
          <w:numId w:val="2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آلية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مزامنة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الكاش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الخادم</w:t>
      </w:r>
    </w:p>
    <w:p w:rsidR="00000000" w:rsidDel="00000000" w:rsidP="00000000" w:rsidRDefault="00000000" w:rsidRPr="00000000" w14:paraId="00000674">
      <w:pPr>
        <w:numPr>
          <w:ilvl w:val="1"/>
          <w:numId w:val="2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إنترنت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5">
      <w:pPr>
        <w:numPr>
          <w:ilvl w:val="1"/>
          <w:numId w:val="2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إنترنت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6">
      <w:pPr>
        <w:numPr>
          <w:ilvl w:val="1"/>
          <w:numId w:val="21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الخروج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Guest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↔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ومزامنة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7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c126kkmv0x6" w:id="168"/>
      <w:bookmarkEnd w:id="16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الملاحظات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البنية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pStyle w:val="Heading2"/>
        <w:keepNext w:val="0"/>
        <w:keepLines w:val="0"/>
        <w:bidi w:val="1"/>
        <w:spacing w:after="80" w:lineRule="auto"/>
        <w:ind w:left="1440" w:hanging="360"/>
        <w:rPr>
          <w:b w:val="1"/>
          <w:sz w:val="34"/>
          <w:szCs w:val="34"/>
        </w:rPr>
      </w:pPr>
      <w:bookmarkStart w:colFirst="0" w:colLast="0" w:name="_ndzqenq4nx50" w:id="169"/>
      <w:bookmarkEnd w:id="169"/>
      <w:commentRangeStart w:id="3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الدفع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عند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الاستلام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COD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  <w:commentRangeEnd w:id="37"/>
      <w:r w:rsidDel="00000000" w:rsidR="00000000" w:rsidRPr="00000000">
        <w:commentReference w:id="3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القاعدة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المحافظة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الفائدة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إلغاء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أكبر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7B">
      <w:pPr>
        <w:numPr>
          <w:ilvl w:val="0"/>
          <w:numId w:val="12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أوضاع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7C">
      <w:pPr>
        <w:numPr>
          <w:ilvl w:val="1"/>
          <w:numId w:val="12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cod_standard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الاستلام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صنعاء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7D">
      <w:pPr>
        <w:numPr>
          <w:ilvl w:val="1"/>
          <w:numId w:val="12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cod_deposit_required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عربون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الباقي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الاستلام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المحافظات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</w:p>
    <w:p w:rsidR="00000000" w:rsidDel="00000000" w:rsidP="00000000" w:rsidRDefault="00000000" w:rsidRPr="00000000" w14:paraId="0000067E">
      <w:pPr>
        <w:numPr>
          <w:ilvl w:val="1"/>
          <w:numId w:val="12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prepaid_optional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خيار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الرغبة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F">
      <w:pPr>
        <w:numPr>
          <w:ilvl w:val="0"/>
          <w:numId w:val="1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Modal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0">
      <w:pPr>
        <w:numPr>
          <w:ilvl w:val="0"/>
          <w:numId w:val="12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Analytics event: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add_payment_info.payment_type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standard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deposit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prepaid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81">
      <w:pPr>
        <w:bidi w:val="1"/>
        <w:spacing w:after="240" w:before="240" w:lineRule="auto"/>
        <w:ind w:left="144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pStyle w:val="Heading2"/>
        <w:keepNext w:val="0"/>
        <w:keepLines w:val="0"/>
        <w:bidi w:val="1"/>
        <w:spacing w:after="80" w:lineRule="auto"/>
        <w:ind w:left="1440" w:hanging="360"/>
        <w:rPr>
          <w:b w:val="1"/>
          <w:sz w:val="34"/>
          <w:szCs w:val="34"/>
        </w:rPr>
      </w:pPr>
      <w:bookmarkStart w:colFirst="0" w:colLast="0" w:name="_6tp6h6i5pjfb" w:id="170"/>
      <w:bookmarkEnd w:id="17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سياسة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الصور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Image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CDN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Policy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83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القاعدة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تحميلها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CDN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تحجيم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ديناميكي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الفائدة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أصغر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84">
      <w:pPr>
        <w:numPr>
          <w:ilvl w:val="0"/>
          <w:numId w:val="7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PLP: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w=360, q=75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(≤ 250KB).</w:t>
      </w:r>
    </w:p>
    <w:p w:rsidR="00000000" w:rsidDel="00000000" w:rsidP="00000000" w:rsidRDefault="00000000" w:rsidRPr="00000000" w14:paraId="00000685">
      <w:pPr>
        <w:numPr>
          <w:ilvl w:val="0"/>
          <w:numId w:val="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PDP: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w=1080, q=80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(≤ 800KB).</w:t>
      </w:r>
    </w:p>
    <w:p w:rsidR="00000000" w:rsidDel="00000000" w:rsidP="00000000" w:rsidRDefault="00000000" w:rsidRPr="00000000" w14:paraId="00000686">
      <w:pPr>
        <w:numPr>
          <w:ilvl w:val="0"/>
          <w:numId w:val="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AVIF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fallback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7">
      <w:pPr>
        <w:numPr>
          <w:ilvl w:val="0"/>
          <w:numId w:val="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placeholder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skeleton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التحميل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8">
      <w:pPr>
        <w:numPr>
          <w:ilvl w:val="0"/>
          <w:numId w:val="7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40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9">
      <w:pPr>
        <w:bidi w:val="1"/>
        <w:spacing w:after="240" w:before="240" w:lineRule="auto"/>
        <w:ind w:left="144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pStyle w:val="Heading2"/>
        <w:keepNext w:val="0"/>
        <w:keepLines w:val="0"/>
        <w:bidi w:val="1"/>
        <w:spacing w:after="80" w:lineRule="auto"/>
        <w:ind w:left="1440" w:hanging="360"/>
        <w:rPr>
          <w:b w:val="1"/>
          <w:sz w:val="34"/>
          <w:szCs w:val="34"/>
        </w:rPr>
      </w:pPr>
      <w:bookmarkStart w:colFirst="0" w:colLast="0" w:name="_u3zuno6kqzbm" w:id="171"/>
      <w:bookmarkEnd w:id="17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التحليلات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Analytics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Events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8B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القاعدة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الفائدة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funnel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الأعمال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8C">
      <w:pPr>
        <w:numPr>
          <w:ilvl w:val="0"/>
          <w:numId w:val="13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add_shipping_info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add_payment_info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8D">
      <w:pPr>
        <w:numPr>
          <w:ilvl w:val="0"/>
          <w:numId w:val="13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الثابتة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8E">
      <w:pPr>
        <w:numPr>
          <w:ilvl w:val="1"/>
          <w:numId w:val="1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مشف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مجهول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8F">
      <w:pPr>
        <w:numPr>
          <w:ilvl w:val="1"/>
          <w:numId w:val="1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app_version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90">
      <w:pPr>
        <w:numPr>
          <w:ilvl w:val="1"/>
          <w:numId w:val="1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المحافظة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91">
      <w:pPr>
        <w:numPr>
          <w:ilvl w:val="1"/>
          <w:numId w:val="1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 = YER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92">
      <w:pPr>
        <w:numPr>
          <w:ilvl w:val="1"/>
          <w:numId w:val="1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channel</w:t>
      </w:r>
      <w:r w:rsidDel="00000000" w:rsidR="00000000" w:rsidRPr="00000000">
        <w:rPr>
          <w:rtl w:val="0"/>
        </w:rPr>
        <w:t xml:space="preserve"> (organic / ads / meta).</w:t>
      </w:r>
    </w:p>
    <w:p w:rsidR="00000000" w:rsidDel="00000000" w:rsidP="00000000" w:rsidRDefault="00000000" w:rsidRPr="00000000" w14:paraId="00000693">
      <w:pPr>
        <w:numPr>
          <w:ilvl w:val="0"/>
          <w:numId w:val="13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95%.</w:t>
      </w:r>
    </w:p>
    <w:p w:rsidR="00000000" w:rsidDel="00000000" w:rsidP="00000000" w:rsidRDefault="00000000" w:rsidRPr="00000000" w14:paraId="00000694">
      <w:pPr>
        <w:bidi w:val="1"/>
        <w:spacing w:after="240" w:before="240" w:lineRule="auto"/>
        <w:ind w:left="144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pStyle w:val="Heading2"/>
        <w:keepNext w:val="0"/>
        <w:keepLines w:val="0"/>
        <w:bidi w:val="1"/>
        <w:spacing w:after="80" w:lineRule="auto"/>
        <w:ind w:left="1440" w:hanging="360"/>
        <w:rPr>
          <w:b w:val="1"/>
          <w:sz w:val="34"/>
          <w:szCs w:val="34"/>
        </w:rPr>
      </w:pPr>
      <w:bookmarkStart w:colFirst="0" w:colLast="0" w:name="_pb2anzncf607" w:id="172"/>
      <w:bookmarkEnd w:id="17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الإشعارات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Push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Notifications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96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القاعدة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الإشعارات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الترويجية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التشغيلية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الفائدة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أوضح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الإزعاج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97">
      <w:pPr>
        <w:numPr>
          <w:ilvl w:val="0"/>
          <w:numId w:val="3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التصنيفات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98">
      <w:pPr>
        <w:numPr>
          <w:ilvl w:val="1"/>
          <w:numId w:val="3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عروض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وتخفيضات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9">
      <w:pPr>
        <w:numPr>
          <w:ilvl w:val="1"/>
          <w:numId w:val="3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transactional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تأكيد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A">
      <w:pPr>
        <w:numPr>
          <w:ilvl w:val="0"/>
          <w:numId w:val="3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هيكل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{title, body, deeplink, campaign_id, expire_at}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9B">
      <w:pPr>
        <w:numPr>
          <w:ilvl w:val="0"/>
          <w:numId w:val="3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deeplink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العرض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C">
      <w:pPr>
        <w:numPr>
          <w:ilvl w:val="0"/>
          <w:numId w:val="3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الإزعاج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promo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48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D">
      <w:pPr>
        <w:bidi w:val="1"/>
        <w:spacing w:after="240" w:before="240" w:lineRule="auto"/>
        <w:ind w:left="144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pStyle w:val="Heading2"/>
        <w:keepNext w:val="0"/>
        <w:keepLines w:val="0"/>
        <w:bidi w:val="1"/>
        <w:spacing w:after="80" w:lineRule="auto"/>
        <w:ind w:left="1440" w:hanging="360"/>
        <w:rPr>
          <w:b w:val="1"/>
          <w:sz w:val="34"/>
          <w:szCs w:val="34"/>
        </w:rPr>
      </w:pPr>
      <w:bookmarkStart w:colFirst="0" w:colLast="0" w:name="_n1bbc18v1ag7" w:id="173"/>
      <w:bookmarkEnd w:id="17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سيناريوهات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الأخطاء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التجارية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Commerce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Errors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9F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القاعدة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حلول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بديلة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الفائدة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A0">
      <w:pPr>
        <w:numPr>
          <w:ilvl w:val="0"/>
          <w:numId w:val="12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coupon_invalid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الكوبون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صالح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1">
      <w:pPr>
        <w:numPr>
          <w:ilvl w:val="0"/>
          <w:numId w:val="1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coupon_expired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انتهت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الكوبون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2">
      <w:pPr>
        <w:numPr>
          <w:ilvl w:val="0"/>
          <w:numId w:val="1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stock_conflict (409)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نفاد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المخزون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اقتراح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لون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3">
      <w:pPr>
        <w:numPr>
          <w:ilvl w:val="0"/>
          <w:numId w:val="1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address_unsupported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التوصيل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للمدينة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4">
      <w:pPr>
        <w:numPr>
          <w:ilvl w:val="0"/>
          <w:numId w:val="1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deposit_required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عربون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5">
      <w:pPr>
        <w:numPr>
          <w:ilvl w:val="0"/>
          <w:numId w:val="12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الكوبون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المقاس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A6">
      <w:pPr>
        <w:bidi w:val="1"/>
        <w:spacing w:after="240" w:before="240" w:lineRule="auto"/>
        <w:ind w:left="144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pStyle w:val="Heading2"/>
        <w:keepNext w:val="0"/>
        <w:keepLines w:val="0"/>
        <w:bidi w:val="1"/>
        <w:spacing w:after="80" w:lineRule="auto"/>
        <w:ind w:left="1440" w:hanging="360"/>
        <w:rPr>
          <w:b w:val="1"/>
          <w:sz w:val="34"/>
          <w:szCs w:val="34"/>
        </w:rPr>
      </w:pPr>
      <w:bookmarkStart w:colFirst="0" w:colLast="0" w:name="_vwtsyrroxi8e" w:id="174"/>
      <w:bookmarkEnd w:id="17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الجلسات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Session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Token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Refresh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A8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القاعدة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واستمراريتها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الفائدة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مفاجئ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A9">
      <w:pPr>
        <w:numPr>
          <w:ilvl w:val="0"/>
          <w:numId w:val="23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A">
      <w:pPr>
        <w:numPr>
          <w:ilvl w:val="0"/>
          <w:numId w:val="23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التحديث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B">
      <w:pPr>
        <w:numPr>
          <w:ilvl w:val="0"/>
          <w:numId w:val="23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SharedPreferences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والاكتفاء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C">
      <w:pPr>
        <w:bidi w:val="1"/>
        <w:spacing w:after="240" w:before="240" w:lineRule="auto"/>
        <w:ind w:left="144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pStyle w:val="Heading2"/>
        <w:keepNext w:val="0"/>
        <w:keepLines w:val="0"/>
        <w:bidi w:val="1"/>
        <w:spacing w:after="80" w:lineRule="auto"/>
        <w:ind w:left="1440" w:hanging="360"/>
        <w:rPr>
          <w:b w:val="1"/>
          <w:sz w:val="34"/>
          <w:szCs w:val="34"/>
        </w:rPr>
      </w:pPr>
      <w:bookmarkStart w:colFirst="0" w:colLast="0" w:name="_n3ilxmk9y7kp" w:id="175"/>
      <w:bookmarkEnd w:id="17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اختبارات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والميزانيات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Performance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Budgets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AE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القاعدة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والحجم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الفائدة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الضعيفة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AF">
      <w:pPr>
        <w:numPr>
          <w:ilvl w:val="0"/>
          <w:numId w:val="12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2 </w:t>
      </w:r>
      <w:r w:rsidDel="00000000" w:rsidR="00000000" w:rsidRPr="00000000">
        <w:rPr>
          <w:rtl w:val="1"/>
        </w:rPr>
        <w:t xml:space="preserve">ثانية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B0">
      <w:pPr>
        <w:numPr>
          <w:ilvl w:val="0"/>
          <w:numId w:val="12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≤ 120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1">
      <w:pPr>
        <w:numPr>
          <w:ilvl w:val="0"/>
          <w:numId w:val="12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scroll jank &lt; 0.5%.</w:t>
      </w:r>
    </w:p>
    <w:p w:rsidR="00000000" w:rsidDel="00000000" w:rsidP="00000000" w:rsidRDefault="00000000" w:rsidRPr="00000000" w14:paraId="000006B2">
      <w:pPr>
        <w:numPr>
          <w:ilvl w:val="0"/>
          <w:numId w:val="12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40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3">
      <w:pPr>
        <w:numPr>
          <w:ilvl w:val="0"/>
          <w:numId w:val="12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البيلد</w:t>
      </w:r>
      <w:r w:rsidDel="00000000" w:rsidR="00000000" w:rsidRPr="00000000">
        <w:rPr>
          <w:rtl w:val="1"/>
        </w:rPr>
        <w:t xml:space="preserve"> &gt; 5%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4">
      <w:pPr>
        <w:bidi w:val="1"/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y95k3s35zczg" w:id="176"/>
      <w:bookmarkEnd w:id="17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الملاحظات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الخاصة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بالشبكة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Networking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sar8j6ahbrak" w:id="177"/>
      <w:bookmarkEnd w:id="177"/>
      <w:commentRangeStart w:id="38"/>
      <w:r w:rsidDel="00000000" w:rsidR="00000000" w:rsidRPr="00000000">
        <w:rPr>
          <w:b w:val="1"/>
          <w:sz w:val="46"/>
          <w:szCs w:val="46"/>
          <w:rtl w:val="1"/>
        </w:rPr>
        <w:t xml:space="preserve">الملاحظات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الخاصة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بالشبكة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Networking</w:t>
      </w:r>
      <w:r w:rsidDel="00000000" w:rsidR="00000000" w:rsidRPr="00000000">
        <w:rPr>
          <w:b w:val="1"/>
          <w:sz w:val="46"/>
          <w:szCs w:val="46"/>
          <w:rtl w:val="0"/>
        </w:rPr>
        <w:t xml:space="preserve">)</w:t>
      </w:r>
      <w:commentRangeEnd w:id="38"/>
      <w:r w:rsidDel="00000000" w:rsidR="00000000" w:rsidRPr="00000000">
        <w:commentReference w:id="3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2lkgk7wfxwet" w:id="178"/>
      <w:bookmarkEnd w:id="17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إعادة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المحاولة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Retry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B9">
      <w:pPr>
        <w:numPr>
          <w:ilvl w:val="0"/>
          <w:numId w:val="38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الحاجة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A">
      <w:pPr>
        <w:numPr>
          <w:ilvl w:val="0"/>
          <w:numId w:val="38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الإضافة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المطلوبة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BB">
      <w:pPr>
        <w:numPr>
          <w:ilvl w:val="1"/>
          <w:numId w:val="38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Exponential Backoff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تأخير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متزايد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BC">
      <w:pPr>
        <w:numPr>
          <w:ilvl w:val="1"/>
          <w:numId w:val="38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قصوى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3 </w:t>
      </w:r>
      <w:r w:rsidDel="00000000" w:rsidR="00000000" w:rsidRPr="00000000">
        <w:rPr>
          <w:rtl w:val="1"/>
        </w:rPr>
        <w:t xml:space="preserve">مرات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BD">
      <w:pPr>
        <w:numPr>
          <w:ilvl w:val="1"/>
          <w:numId w:val="38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Interceptor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الفاشلة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E">
      <w:pPr>
        <w:numPr>
          <w:ilvl w:val="1"/>
          <w:numId w:val="38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Sentry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النهائي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2zh5g29sw71t" w:id="179"/>
      <w:bookmarkEnd w:id="17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مراقبة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الاستهلاك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Network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Monitoring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C1">
      <w:pPr>
        <w:numPr>
          <w:ilvl w:val="0"/>
          <w:numId w:val="13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الحاجة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2">
      <w:pPr>
        <w:numPr>
          <w:ilvl w:val="0"/>
          <w:numId w:val="13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الإضافة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المطلوبة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C3">
      <w:pPr>
        <w:numPr>
          <w:ilvl w:val="1"/>
          <w:numId w:val="13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4">
      <w:pPr>
        <w:numPr>
          <w:ilvl w:val="1"/>
          <w:numId w:val="13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“</w:t>
      </w:r>
      <w:r w:rsidDel="00000000" w:rsidR="00000000" w:rsidRPr="00000000">
        <w:rPr>
          <w:b w:val="1"/>
          <w:rtl w:val="1"/>
        </w:rPr>
        <w:t xml:space="preserve">وضع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توفير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تحميل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منخفضة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الجودة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الخلفية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5">
      <w:pPr>
        <w:numPr>
          <w:ilvl w:val="1"/>
          <w:numId w:val="130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Analytics event: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data_saver_enabled</w:t>
      </w:r>
      <w:r w:rsidDel="00000000" w:rsidR="00000000" w:rsidRPr="00000000">
        <w:rPr>
          <w:rtl w:val="0"/>
        </w:rPr>
        <w:t xml:space="preserve"> (true/false).</w:t>
      </w:r>
    </w:p>
    <w:p w:rsidR="00000000" w:rsidDel="00000000" w:rsidP="00000000" w:rsidRDefault="00000000" w:rsidRPr="00000000" w14:paraId="000006C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wzebmflf9ov" w:id="180"/>
      <w:bookmarkEnd w:id="18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التعامل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الانقطاع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Offline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Mode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C8">
      <w:pPr>
        <w:numPr>
          <w:ilvl w:val="0"/>
          <w:numId w:val="36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الحاجة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ينقطع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متكرر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9">
      <w:pPr>
        <w:numPr>
          <w:ilvl w:val="0"/>
          <w:numId w:val="36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الإضافة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المطلوبة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CA">
      <w:pPr>
        <w:numPr>
          <w:ilvl w:val="1"/>
          <w:numId w:val="36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Queue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للعمليات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المفضلة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B">
      <w:pPr>
        <w:numPr>
          <w:ilvl w:val="1"/>
          <w:numId w:val="36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Catalog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CC">
      <w:pPr>
        <w:numPr>
          <w:ilvl w:val="1"/>
          <w:numId w:val="360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برسالة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qxrqqeg0l0aa" w:id="181"/>
      <w:bookmarkEnd w:id="18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الجلسة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Session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Handling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CF">
      <w:pPr>
        <w:numPr>
          <w:ilvl w:val="0"/>
          <w:numId w:val="16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الحاجة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انقطاع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0">
      <w:pPr>
        <w:numPr>
          <w:ilvl w:val="0"/>
          <w:numId w:val="1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الإضافة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المطلوبة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D1">
      <w:pPr>
        <w:numPr>
          <w:ilvl w:val="1"/>
          <w:numId w:val="1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صلاحيته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2">
      <w:pPr>
        <w:numPr>
          <w:ilvl w:val="1"/>
          <w:numId w:val="1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التحديث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3">
      <w:pPr>
        <w:numPr>
          <w:ilvl w:val="1"/>
          <w:numId w:val="161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إلغاء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Cancel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co8izbp9lnee" w:id="182"/>
      <w:bookmarkEnd w:id="18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الأخطاء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الموحدة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Network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Error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Mapping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D6">
      <w:pPr>
        <w:numPr>
          <w:ilvl w:val="0"/>
          <w:numId w:val="30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الحاجة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مشاكل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7">
      <w:pPr>
        <w:numPr>
          <w:ilvl w:val="0"/>
          <w:numId w:val="3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الإضافة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المطلوبة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D8">
      <w:pPr>
        <w:numPr>
          <w:ilvl w:val="1"/>
          <w:numId w:val="30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Timeout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“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بطيئة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6D9">
      <w:pPr>
        <w:numPr>
          <w:ilvl w:val="1"/>
          <w:numId w:val="30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 Connection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“</w:t>
      </w:r>
      <w:r w:rsidDel="00000000" w:rsidR="00000000" w:rsidRPr="00000000">
        <w:rPr>
          <w:rtl w:val="1"/>
        </w:rPr>
        <w:t xml:space="preserve">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6DA">
      <w:pPr>
        <w:numPr>
          <w:ilvl w:val="1"/>
          <w:numId w:val="30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Server Error (5xx)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“</w:t>
      </w:r>
      <w:r w:rsidDel="00000000" w:rsidR="00000000" w:rsidRPr="00000000">
        <w:rPr>
          <w:rtl w:val="1"/>
        </w:rPr>
        <w:t xml:space="preserve">مشكلة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فريقنا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حلها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6DB">
      <w:pPr>
        <w:numPr>
          <w:ilvl w:val="1"/>
          <w:numId w:val="30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Unauthorized (401)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C">
      <w:pPr>
        <w:numPr>
          <w:ilvl w:val="1"/>
          <w:numId w:val="301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Conflict (409)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المخزون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1q2cubabln3c" w:id="183"/>
      <w:bookmarkEnd w:id="18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Security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Layer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DF">
      <w:pPr>
        <w:numPr>
          <w:ilvl w:val="0"/>
          <w:numId w:val="40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الحاجة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0">
      <w:pPr>
        <w:numPr>
          <w:ilvl w:val="0"/>
          <w:numId w:val="40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الإضافة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المطلوبة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E1">
      <w:pPr>
        <w:numPr>
          <w:ilvl w:val="1"/>
          <w:numId w:val="40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TLS Pinning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أمكن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E2">
      <w:pPr>
        <w:numPr>
          <w:ilvl w:val="1"/>
          <w:numId w:val="40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schema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E3">
      <w:pPr>
        <w:numPr>
          <w:ilvl w:val="1"/>
          <w:numId w:val="407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4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xo0y058lvio" w:id="184"/>
      <w:bookmarkEnd w:id="18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طرق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الاختبار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Flutter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kveafhsyjk05" w:id="185"/>
      <w:bookmarkEnd w:id="185"/>
      <w:r w:rsidDel="00000000" w:rsidR="00000000" w:rsidRPr="00000000">
        <w:rPr>
          <w:b w:val="1"/>
          <w:sz w:val="46"/>
          <w:szCs w:val="46"/>
          <w:rtl w:val="1"/>
        </w:rPr>
        <w:t xml:space="preserve">طرق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الاختبار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Flutter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6E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b9v1aq4ilhfj" w:id="186"/>
      <w:bookmarkEnd w:id="18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اختبار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الوحدات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Unit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Tests</w:t>
      </w:r>
    </w:p>
    <w:p w:rsidR="00000000" w:rsidDel="00000000" w:rsidP="00000000" w:rsidRDefault="00000000" w:rsidRPr="00000000" w14:paraId="000006E8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الصافي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cases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Repositories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Validators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b w:val="1"/>
          <w:rtl w:val="1"/>
        </w:rPr>
        <w:t xml:space="preserve">الأدوات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flutter_test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mocktail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mockito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نختبره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6E9">
      <w:pPr>
        <w:numPr>
          <w:ilvl w:val="0"/>
          <w:numId w:val="5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تسعير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ضرائب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شحن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للمحافظات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A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المخزون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Inventory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Hold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والإلغاء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B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الكوبونات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انتهى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أدنى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استثناء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فئات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EC">
      <w:pPr>
        <w:numPr>
          <w:ilvl w:val="0"/>
          <w:numId w:val="5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محولات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DTO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↔︎ </w:t>
      </w:r>
      <w:r w:rsidDel="00000000" w:rsidR="00000000" w:rsidRPr="00000000">
        <w:rPr>
          <w:rtl w:val="0"/>
        </w:rPr>
        <w:t xml:space="preserve">Entity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Result/Failure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80% </w:t>
      </w:r>
      <w:r w:rsidDel="00000000" w:rsidR="00000000" w:rsidRPr="00000000">
        <w:rPr>
          <w:rtl w:val="1"/>
        </w:rPr>
        <w:t xml:space="preserve">للوحدات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المخزون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E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vxb3i9ozgp1n" w:id="187"/>
      <w:bookmarkEnd w:id="18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اختبار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الواجهات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Widget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Tests</w:t>
      </w:r>
    </w:p>
    <w:p w:rsidR="00000000" w:rsidDel="00000000" w:rsidP="00000000" w:rsidRDefault="00000000" w:rsidRPr="00000000" w14:paraId="000006EE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الأدوات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flutter_test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golden_toolkit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للصور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الذهبية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b w:val="1"/>
          <w:rtl w:val="1"/>
        </w:rPr>
        <w:t xml:space="preserve">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نختبره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6EF">
      <w:pPr>
        <w:numPr>
          <w:ilvl w:val="0"/>
          <w:numId w:val="38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بطاقة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Placeholder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للصورة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0">
      <w:pPr>
        <w:numPr>
          <w:ilvl w:val="0"/>
          <w:numId w:val="38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تبديل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الألوان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المقاسات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المخزون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الظاهر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مبكر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1">
      <w:pPr>
        <w:numPr>
          <w:ilvl w:val="0"/>
          <w:numId w:val="38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الملخ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الكميات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كوبون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متابعة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استثناءات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overflow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lik4bm5nkcm" w:id="188"/>
      <w:bookmarkEnd w:id="18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صور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ذهبية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Golden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Tests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ثبات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التصميم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F3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الأدوات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golden_toolkit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لقطات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مطلوبة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البداية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بكسلات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0.5%.</w:t>
      </w:r>
    </w:p>
    <w:p w:rsidR="00000000" w:rsidDel="00000000" w:rsidP="00000000" w:rsidRDefault="00000000" w:rsidRPr="00000000" w14:paraId="000006F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oo3zhejrzca" w:id="189"/>
      <w:bookmarkEnd w:id="18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اختبارات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تكامل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Integration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E</w:t>
      </w:r>
      <w:r w:rsidDel="00000000" w:rsidR="00000000" w:rsidRPr="00000000">
        <w:rPr>
          <w:b w:val="1"/>
          <w:sz w:val="34"/>
          <w:szCs w:val="34"/>
          <w:rtl w:val="0"/>
        </w:rPr>
        <w:t xml:space="preserve">2</w:t>
      </w:r>
      <w:r w:rsidDel="00000000" w:rsidR="00000000" w:rsidRPr="00000000">
        <w:rPr>
          <w:b w:val="1"/>
          <w:sz w:val="34"/>
          <w:szCs w:val="34"/>
          <w:rtl w:val="0"/>
        </w:rPr>
        <w:t xml:space="preserve">E</w:t>
      </w:r>
    </w:p>
    <w:p w:rsidR="00000000" w:rsidDel="00000000" w:rsidP="00000000" w:rsidRDefault="00000000" w:rsidRPr="00000000" w14:paraId="000006F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محاكي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الأدوات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integration_test</w:t>
      </w:r>
      <w:r w:rsidDel="00000000" w:rsidR="00000000" w:rsidRPr="00000000">
        <w:rPr>
          <w:rtl w:val="0"/>
        </w:rPr>
        <w:t xml:space="preserve"> (+ </w:t>
      </w:r>
      <w:r w:rsidDel="00000000" w:rsidR="00000000" w:rsidRPr="00000000">
        <w:rPr>
          <w:b w:val="1"/>
          <w:rtl w:val="0"/>
        </w:rPr>
        <w:t xml:space="preserve">Patrol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Maestro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لتسهيل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السيناريوهات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b w:val="1"/>
          <w:rtl w:val="1"/>
        </w:rPr>
        <w:t xml:space="preserve">سيناريوهات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أساسية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6F6">
      <w:pPr>
        <w:numPr>
          <w:ilvl w:val="0"/>
          <w:numId w:val="42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تصفح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→ </w:t>
      </w:r>
      <w:r w:rsidDel="00000000" w:rsidR="00000000" w:rsidRPr="00000000">
        <w:rPr>
          <w:b w:val="1"/>
          <w:rtl w:val="1"/>
        </w:rPr>
        <w:t xml:space="preserve">إضافة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للسلة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→ </w:t>
      </w:r>
      <w:r w:rsidDel="00000000" w:rsidR="00000000" w:rsidRPr="00000000">
        <w:rPr>
          <w:b w:val="1"/>
          <w:rtl w:val="0"/>
        </w:rPr>
        <w:t xml:space="preserve">Checkout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صنعاء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6F7">
      <w:pPr>
        <w:numPr>
          <w:ilvl w:val="1"/>
          <w:numId w:val="42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توق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cod_standard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عربون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8">
      <w:pPr>
        <w:numPr>
          <w:ilvl w:val="0"/>
          <w:numId w:val="4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Checkout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محافظة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خارج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صنعاء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6F9">
      <w:pPr>
        <w:numPr>
          <w:ilvl w:val="1"/>
          <w:numId w:val="42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إظهار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Modal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عربون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A">
      <w:pPr>
        <w:numPr>
          <w:ilvl w:val="0"/>
          <w:numId w:val="4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كوبون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صالح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منته</w:t>
      </w:r>
      <w:r w:rsidDel="00000000" w:rsidR="00000000" w:rsidRPr="00000000">
        <w:rPr>
          <w:b w:val="1"/>
          <w:rtl w:val="1"/>
        </w:rPr>
        <w:t xml:space="preserve">ٍ</w:t>
      </w:r>
    </w:p>
    <w:p w:rsidR="00000000" w:rsidDel="00000000" w:rsidP="00000000" w:rsidRDefault="00000000" w:rsidRPr="00000000" w14:paraId="000006FB">
      <w:pPr>
        <w:numPr>
          <w:ilvl w:val="1"/>
          <w:numId w:val="42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C">
      <w:pPr>
        <w:numPr>
          <w:ilvl w:val="0"/>
          <w:numId w:val="4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نفاد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المخزون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أثناء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الإتمام</w:t>
      </w:r>
    </w:p>
    <w:p w:rsidR="00000000" w:rsidDel="00000000" w:rsidP="00000000" w:rsidRDefault="00000000" w:rsidRPr="00000000" w14:paraId="000006FD">
      <w:pPr>
        <w:numPr>
          <w:ilvl w:val="1"/>
          <w:numId w:val="42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Conflict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409 → </w:t>
      </w:r>
      <w:r w:rsidDel="00000000" w:rsidR="00000000" w:rsidRPr="00000000">
        <w:rPr>
          <w:rtl w:val="1"/>
        </w:rPr>
        <w:t xml:space="preserve">اقتراح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رجوع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E">
      <w:pPr>
        <w:numPr>
          <w:ilvl w:val="0"/>
          <w:numId w:val="4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تغيير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العنوان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قبل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الدفع</w:t>
      </w:r>
    </w:p>
    <w:p w:rsidR="00000000" w:rsidDel="00000000" w:rsidP="00000000" w:rsidRDefault="00000000" w:rsidRPr="00000000" w14:paraId="000006FF">
      <w:pPr>
        <w:numPr>
          <w:ilvl w:val="1"/>
          <w:numId w:val="42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0">
      <w:pPr>
        <w:numPr>
          <w:ilvl w:val="0"/>
          <w:numId w:val="4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Deeplink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إشعار</w:t>
      </w:r>
    </w:p>
    <w:p w:rsidR="00000000" w:rsidDel="00000000" w:rsidP="00000000" w:rsidRDefault="00000000" w:rsidRPr="00000000" w14:paraId="00000701">
      <w:pPr>
        <w:numPr>
          <w:ilvl w:val="1"/>
          <w:numId w:val="421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بنسبة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تقدير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لجهازين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0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l63b23ae9w9" w:id="190"/>
      <w:bookmarkEnd w:id="19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اختبارات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الشبكة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والعدم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اتصال</w:t>
      </w:r>
    </w:p>
    <w:p w:rsidR="00000000" w:rsidDel="00000000" w:rsidP="00000000" w:rsidRDefault="00000000" w:rsidRPr="00000000" w14:paraId="00000703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ملاءمة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ضعيفة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الأدوات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Charles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Conditioner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tl w:val="0"/>
        </w:rPr>
        <w:t xml:space="preserve">Interceptors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السيناريوهات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04">
      <w:pPr>
        <w:numPr>
          <w:ilvl w:val="0"/>
          <w:numId w:val="14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Timeout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إظهار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بطيئة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705">
      <w:pPr>
        <w:numPr>
          <w:ilvl w:val="0"/>
          <w:numId w:val="14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Connection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” + </w:t>
      </w: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محاولـة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مجدد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6">
      <w:pPr>
        <w:numPr>
          <w:ilvl w:val="0"/>
          <w:numId w:val="14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Retry + Backoff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7">
      <w:pPr>
        <w:numPr>
          <w:ilvl w:val="0"/>
          <w:numId w:val="14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Offline Queue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المفضلة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أوفلاين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تزامن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انهيار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f8paqlittb5h" w:id="191"/>
      <w:bookmarkEnd w:id="19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اختبارات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Performance</w:t>
      </w:r>
    </w:p>
    <w:p w:rsidR="00000000" w:rsidDel="00000000" w:rsidP="00000000" w:rsidRDefault="00000000" w:rsidRPr="00000000" w14:paraId="00000709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بالميزانيات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الأدوات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drive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integration_test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Timeline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DevTools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b w:val="1"/>
          <w:rtl w:val="1"/>
        </w:rPr>
        <w:t xml:space="preserve">المقاييس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0A">
      <w:pPr>
        <w:numPr>
          <w:ilvl w:val="0"/>
          <w:numId w:val="36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Cold start ≤ 2.0s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2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0B">
      <w:pPr>
        <w:numPr>
          <w:ilvl w:val="0"/>
          <w:numId w:val="3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بناء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PDP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≤ 120</w:t>
      </w:r>
      <w:r w:rsidDel="00000000" w:rsidR="00000000" w:rsidRPr="00000000">
        <w:rPr>
          <w:b w:val="1"/>
          <w:rtl w:val="0"/>
        </w:rPr>
        <w:t xml:space="preserve">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0C">
      <w:pPr>
        <w:numPr>
          <w:ilvl w:val="0"/>
          <w:numId w:val="3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Jank &lt; 0.5%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طويلة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D">
      <w:pPr>
        <w:numPr>
          <w:ilvl w:val="0"/>
          <w:numId w:val="36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حجم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≤ 40</w:t>
      </w:r>
      <w:r w:rsidDel="00000000" w:rsidR="00000000" w:rsidRPr="00000000">
        <w:rPr>
          <w:b w:val="1"/>
          <w:rtl w:val="0"/>
        </w:rPr>
        <w:t xml:space="preserve">MB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زاد</w:t>
      </w:r>
      <w:r w:rsidDel="00000000" w:rsidR="00000000" w:rsidRPr="00000000">
        <w:rPr>
          <w:rtl w:val="1"/>
        </w:rPr>
        <w:t xml:space="preserve"> &gt;5%).</w:t>
        <w:br w:type="textWrapping"/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المذكورة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q4y3rljbmncp" w:id="192"/>
      <w:bookmarkEnd w:id="19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اختبار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الصور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CDN</w:t>
      </w:r>
    </w:p>
    <w:p w:rsidR="00000000" w:rsidDel="00000000" w:rsidP="00000000" w:rsidRDefault="00000000" w:rsidRPr="00000000" w14:paraId="0000070F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الأدوات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DevTools Network, Dio Logger.</w:t>
        <w:br w:type="textWrapping"/>
      </w:r>
      <w:r w:rsidDel="00000000" w:rsidR="00000000" w:rsidRPr="00000000">
        <w:rPr>
          <w:b w:val="1"/>
          <w:rtl w:val="1"/>
        </w:rPr>
        <w:t xml:space="preserve">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نتحقق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منه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10">
      <w:pPr>
        <w:numPr>
          <w:ilvl w:val="0"/>
          <w:numId w:val="36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250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w=360 q=75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11">
      <w:pPr>
        <w:numPr>
          <w:ilvl w:val="0"/>
          <w:numId w:val="3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الصورة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الأولى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800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w=1080 q=80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12">
      <w:pPr>
        <w:numPr>
          <w:ilvl w:val="0"/>
          <w:numId w:val="36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WebP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AVIF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fallback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Placeholder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Skeleton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محترمة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noxf4f5p7nfi" w:id="193"/>
      <w:bookmarkEnd w:id="19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اختبار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التحليلات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Analytics</w:t>
      </w:r>
    </w:p>
    <w:p w:rsidR="00000000" w:rsidDel="00000000" w:rsidP="00000000" w:rsidRDefault="00000000" w:rsidRPr="00000000" w14:paraId="00000714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Funnel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الثابتة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الأدوات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DebugView (GA4/Firebase), Logcat, Stubs.</w:t>
        <w:br w:type="textWrapping"/>
      </w:r>
      <w:r w:rsidDel="00000000" w:rsidR="00000000" w:rsidRPr="00000000">
        <w:rPr>
          <w:b w:val="1"/>
          <w:rtl w:val="1"/>
        </w:rPr>
        <w:t xml:space="preserve">نقاط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تحقق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15">
      <w:pPr>
        <w:numPr>
          <w:ilvl w:val="0"/>
          <w:numId w:val="15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add_shipping_info(city)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add_payment_info(type)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16">
      <w:pPr>
        <w:numPr>
          <w:ilvl w:val="0"/>
          <w:numId w:val="1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أبعاد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ثابتة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currency=YER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channel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app_version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, (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17">
      <w:pPr>
        <w:numPr>
          <w:ilvl w:val="0"/>
          <w:numId w:val="15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تطابق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≥ 95%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مفقودة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مضاعفة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uka9vh3p108" w:id="194"/>
      <w:bookmarkEnd w:id="19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اختبار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الإشعارات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والديب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لينك</w:t>
      </w:r>
    </w:p>
    <w:p w:rsidR="00000000" w:rsidDel="00000000" w:rsidP="00000000" w:rsidRDefault="00000000" w:rsidRPr="00000000" w14:paraId="00000719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إزعاج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الأدوات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Messaging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أوامر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FCM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السيناريوهات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1A">
      <w:pPr>
        <w:numPr>
          <w:ilvl w:val="0"/>
          <w:numId w:val="39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transactional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B">
      <w:pPr>
        <w:numPr>
          <w:ilvl w:val="0"/>
          <w:numId w:val="39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العرض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احترام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Promo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48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”.</w:t>
        <w:br w:type="textWrapping"/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deeplink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مكررة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11gr5fy84826" w:id="195"/>
      <w:bookmarkEnd w:id="19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الوصولية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والـ</w:t>
      </w:r>
      <w:r w:rsidDel="00000000" w:rsidR="00000000" w:rsidRPr="00000000">
        <w:rPr>
          <w:b w:val="1"/>
          <w:sz w:val="34"/>
          <w:szCs w:val="34"/>
          <w:rtl w:val="0"/>
        </w:rPr>
        <w:t xml:space="preserve">RTL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Accessibility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RTL</w:t>
      </w:r>
    </w:p>
    <w:p w:rsidR="00000000" w:rsidDel="00000000" w:rsidP="00000000" w:rsidRDefault="00000000" w:rsidRPr="00000000" w14:paraId="0000071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ممتازة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قارئات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الأدوات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Flutter Semantics, VoiceOver/TalkBack.</w:t>
        <w:br w:type="textWrapping"/>
      </w:r>
      <w:r w:rsidDel="00000000" w:rsidR="00000000" w:rsidRPr="00000000">
        <w:rPr>
          <w:b w:val="1"/>
          <w:rtl w:val="1"/>
        </w:rPr>
        <w:t xml:space="preserve">التحقق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1E">
      <w:pPr>
        <w:numPr>
          <w:ilvl w:val="0"/>
          <w:numId w:val="30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اتجاه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F">
      <w:pPr>
        <w:numPr>
          <w:ilvl w:val="0"/>
          <w:numId w:val="3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تسميات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Semantics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للأزرار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والصور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0">
      <w:pPr>
        <w:numPr>
          <w:ilvl w:val="0"/>
          <w:numId w:val="30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تباين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مقروء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ألوان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فاتحة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فاتح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عوائق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rnug70tb93wl" w:id="196"/>
      <w:bookmarkEnd w:id="19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Security</w:t>
      </w:r>
    </w:p>
    <w:p w:rsidR="00000000" w:rsidDel="00000000" w:rsidP="00000000" w:rsidRDefault="00000000" w:rsidRPr="00000000" w14:paraId="00000722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والبيانات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الأدوات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،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Pinning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b w:val="1"/>
          <w:rtl w:val="1"/>
        </w:rPr>
        <w:t xml:space="preserve">التحقق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23">
      <w:pPr>
        <w:numPr>
          <w:ilvl w:val="0"/>
          <w:numId w:val="23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Token refresh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0"/>
        </w:rPr>
        <w:t xml:space="preserve">Logout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نظيف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4">
      <w:pPr>
        <w:numPr>
          <w:ilvl w:val="0"/>
          <w:numId w:val="2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SharedPreferences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25">
      <w:pPr>
        <w:numPr>
          <w:ilvl w:val="0"/>
          <w:numId w:val="23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اجتياز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الانتهاء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التجديد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الرفض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6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jnplx9o3092" w:id="197"/>
      <w:bookmarkEnd w:id="19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الاستهلاك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والطاقة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Battery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Memory</w:t>
      </w:r>
    </w:p>
    <w:p w:rsidR="00000000" w:rsidDel="00000000" w:rsidP="00000000" w:rsidRDefault="00000000" w:rsidRPr="00000000" w14:paraId="00000728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استنزاف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الأدوات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Android Profiler, Xcode Instruments.</w:t>
        <w:br w:type="textWrapping"/>
      </w:r>
      <w:r w:rsidDel="00000000" w:rsidR="00000000" w:rsidRPr="00000000">
        <w:rPr>
          <w:b w:val="1"/>
          <w:rtl w:val="1"/>
        </w:rPr>
        <w:t xml:space="preserve">التحقق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29">
      <w:pPr>
        <w:numPr>
          <w:ilvl w:val="0"/>
          <w:numId w:val="33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ذاكرة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Leaks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المتكرر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Fonts w:ascii="Andika" w:cs="Andika" w:eastAsia="Andika" w:hAnsi="Andika"/>
          <w:rtl w:val="0"/>
        </w:rPr>
        <w:t xml:space="preserve">↔︎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A">
      <w:pPr>
        <w:numPr>
          <w:ilvl w:val="0"/>
          <w:numId w:val="33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والتحميل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Leaks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ملحوظة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5vlpn9bh2tzh" w:id="198"/>
      <w:bookmarkEnd w:id="19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استعداد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النشر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Store</w:t>
      </w:r>
      <w:r w:rsidDel="00000000" w:rsidR="00000000" w:rsidRPr="00000000">
        <w:rPr>
          <w:b w:val="1"/>
          <w:sz w:val="34"/>
          <w:szCs w:val="34"/>
          <w:rtl w:val="0"/>
        </w:rPr>
        <w:t xml:space="preserve">-</w:t>
      </w:r>
      <w:r w:rsidDel="00000000" w:rsidR="00000000" w:rsidRPr="00000000">
        <w:rPr>
          <w:b w:val="1"/>
          <w:sz w:val="34"/>
          <w:szCs w:val="34"/>
          <w:rtl w:val="0"/>
        </w:rPr>
        <w:t xml:space="preserve">Readiness</w:t>
      </w:r>
    </w:p>
    <w:p w:rsidR="00000000" w:rsidDel="00000000" w:rsidP="00000000" w:rsidRDefault="00000000" w:rsidRPr="00000000" w14:paraId="0000072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للمتاجر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الأدوات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build</w:t>
      </w:r>
      <w:r w:rsidDel="00000000" w:rsidR="00000000" w:rsidRPr="00000000">
        <w:rPr>
          <w:rtl w:val="0"/>
        </w:rPr>
        <w:t xml:space="preserve">, TestFlight, Firebase App Distribution.</w:t>
        <w:br w:type="textWrapping"/>
      </w:r>
      <w:r w:rsidDel="00000000" w:rsidR="00000000" w:rsidRPr="00000000">
        <w:rPr>
          <w:b w:val="1"/>
          <w:rtl w:val="1"/>
        </w:rPr>
        <w:t xml:space="preserve">التحقق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2D">
      <w:pPr>
        <w:numPr>
          <w:ilvl w:val="0"/>
          <w:numId w:val="33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الأذونات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Permissions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مبررة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ومستخدمة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E">
      <w:pPr>
        <w:numPr>
          <w:ilvl w:val="0"/>
          <w:numId w:val="33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crash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free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sessions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99.5%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بيتا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F">
      <w:pPr>
        <w:numPr>
          <w:ilvl w:val="0"/>
          <w:numId w:val="33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لقطات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المتجر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ASO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المتجر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مكتملة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كراشات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wfg7vpe2rcci" w:id="199"/>
      <w:bookmarkEnd w:id="199"/>
      <w:r w:rsidDel="00000000" w:rsidR="00000000" w:rsidRPr="00000000">
        <w:rPr>
          <w:b w:val="1"/>
          <w:sz w:val="34"/>
          <w:szCs w:val="34"/>
          <w:rtl w:val="1"/>
        </w:rPr>
        <w:t xml:space="preserve">مصفوفة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الأجهزة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الإصدارات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حد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أدنى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732">
      <w:pPr>
        <w:numPr>
          <w:ilvl w:val="0"/>
          <w:numId w:val="11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Android: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8.1, 10, 12 —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2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4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ضعيف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33">
      <w:pPr>
        <w:numPr>
          <w:ilvl w:val="0"/>
          <w:numId w:val="1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iOS: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15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16/17 — </w:t>
      </w:r>
      <w:r w:rsidDel="00000000" w:rsidR="00000000" w:rsidRPr="00000000">
        <w:rPr>
          <w:rtl w:val="0"/>
        </w:rPr>
        <w:t xml:space="preserve">iPhone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ضعيف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0"/>
        </w:rPr>
        <w:t xml:space="preserve">iPhone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حديث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4">
      <w:pPr>
        <w:numPr>
          <w:ilvl w:val="0"/>
          <w:numId w:val="11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شبكات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3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ضعيف</w:t>
      </w:r>
      <w:r w:rsidDel="00000000" w:rsidR="00000000" w:rsidRPr="00000000">
        <w:rPr>
          <w:rtl w:val="1"/>
        </w:rPr>
        <w:t xml:space="preserve">، 4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جيد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Wi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jbntkr2c3t2j" w:id="200"/>
      <w:bookmarkEnd w:id="200"/>
      <w:r w:rsidDel="00000000" w:rsidR="00000000" w:rsidRPr="00000000">
        <w:rPr>
          <w:b w:val="1"/>
          <w:sz w:val="34"/>
          <w:szCs w:val="34"/>
          <w:rtl w:val="1"/>
        </w:rPr>
        <w:t xml:space="preserve">تكامل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CI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مختصر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737">
      <w:pPr>
        <w:numPr>
          <w:ilvl w:val="0"/>
          <w:numId w:val="57"/>
        </w:numPr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analyze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&amp;&amp;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&amp;&amp;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--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goldens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عند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الحاجة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 &amp;&amp;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appbundle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--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analyze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38">
      <w:pPr>
        <w:numPr>
          <w:ilvl w:val="0"/>
          <w:numId w:val="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Firebase Test Lab</w:t>
      </w:r>
      <w:r w:rsidDel="00000000" w:rsidR="00000000" w:rsidRPr="00000000">
        <w:rPr>
          <w:rtl w:val="0"/>
        </w:rPr>
        <w:t xml:space="preserve"> (Android) + </w:t>
      </w:r>
      <w:r w:rsidDel="00000000" w:rsidR="00000000" w:rsidRPr="00000000">
        <w:rPr>
          <w:b w:val="1"/>
          <w:rtl w:val="0"/>
        </w:rPr>
        <w:t xml:space="preserve">TestFlight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39">
      <w:pPr>
        <w:numPr>
          <w:ilvl w:val="0"/>
          <w:numId w:val="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3A">
      <w:pPr>
        <w:numPr>
          <w:ilvl w:val="1"/>
          <w:numId w:val="5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الوحدات</w:t>
      </w:r>
      <w:r w:rsidDel="00000000" w:rsidR="00000000" w:rsidRPr="00000000">
        <w:rPr>
          <w:rtl w:val="1"/>
        </w:rPr>
        <w:t xml:space="preserve"> &lt; 70%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المفضل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3B">
      <w:pPr>
        <w:numPr>
          <w:ilvl w:val="1"/>
          <w:numId w:val="5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زاد</w:t>
      </w:r>
      <w:r w:rsidDel="00000000" w:rsidR="00000000" w:rsidRPr="00000000">
        <w:rPr>
          <w:rtl w:val="1"/>
        </w:rPr>
        <w:t xml:space="preserve"> &gt; 5%.</w:t>
      </w:r>
    </w:p>
    <w:p w:rsidR="00000000" w:rsidDel="00000000" w:rsidP="00000000" w:rsidRDefault="00000000" w:rsidRPr="00000000" w14:paraId="0000073C">
      <w:pPr>
        <w:numPr>
          <w:ilvl w:val="1"/>
          <w:numId w:val="57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يفشل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i1ano4q5ljrq" w:id="201"/>
      <w:bookmarkEnd w:id="201"/>
      <w:r w:rsidDel="00000000" w:rsidR="00000000" w:rsidRPr="00000000">
        <w:rPr>
          <w:b w:val="1"/>
          <w:sz w:val="34"/>
          <w:szCs w:val="34"/>
          <w:rtl w:val="1"/>
        </w:rPr>
        <w:t xml:space="preserve">سيناريوهات</w:t>
      </w:r>
    </w:p>
    <w:p w:rsidR="00000000" w:rsidDel="00000000" w:rsidP="00000000" w:rsidRDefault="00000000" w:rsidRPr="00000000" w14:paraId="00000740">
      <w:pPr>
        <w:numPr>
          <w:ilvl w:val="0"/>
          <w:numId w:val="33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صنعاء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عربون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1">
      <w:pPr>
        <w:numPr>
          <w:ilvl w:val="0"/>
          <w:numId w:val="33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تعز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عدن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عربون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عربون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2">
      <w:pPr>
        <w:numPr>
          <w:ilvl w:val="0"/>
          <w:numId w:val="33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كوبون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منتهي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يتغير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3">
      <w:pPr>
        <w:numPr>
          <w:ilvl w:val="0"/>
          <w:numId w:val="33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نفاد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409 → </w:t>
      </w:r>
      <w:r w:rsidDel="00000000" w:rsidR="00000000" w:rsidRPr="00000000">
        <w:rPr>
          <w:rtl w:val="1"/>
        </w:rPr>
        <w:t xml:space="preserve">اقتراح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رجوع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4">
      <w:pPr>
        <w:numPr>
          <w:ilvl w:val="0"/>
          <w:numId w:val="33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المدينة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الملخص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5">
      <w:pPr>
        <w:numPr>
          <w:ilvl w:val="0"/>
          <w:numId w:val="33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انقطاع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0"/>
        </w:rPr>
        <w:t xml:space="preserve">Offline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عودة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تزامن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6">
      <w:pPr>
        <w:numPr>
          <w:ilvl w:val="0"/>
          <w:numId w:val="33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deeplink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47">
      <w:pPr>
        <w:numPr>
          <w:ilvl w:val="0"/>
          <w:numId w:val="33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Promo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24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رسل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يحترم</w:t>
      </w:r>
      <w:r w:rsidDel="00000000" w:rsidR="00000000" w:rsidRPr="00000000">
        <w:rPr>
          <w:rtl w:val="1"/>
        </w:rPr>
        <w:t xml:space="preserve"> 48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48">
      <w:pPr>
        <w:numPr>
          <w:ilvl w:val="0"/>
          <w:numId w:val="33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ناجح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تكملة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التجديد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0"/>
        </w:rPr>
        <w:t xml:space="preserve">Logout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برسالة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9">
      <w:pPr>
        <w:numPr>
          <w:ilvl w:val="0"/>
          <w:numId w:val="33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ضعيفة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250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Placeholder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A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yr84xmtzea5j" w:id="202"/>
      <w:bookmarkEnd w:id="20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اختبارات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إضافية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tliwhs8ep8cx" w:id="203"/>
      <w:bookmarkEnd w:id="203"/>
      <w:r w:rsidDel="00000000" w:rsidR="00000000" w:rsidRPr="00000000">
        <w:rPr>
          <w:b w:val="1"/>
          <w:sz w:val="46"/>
          <w:szCs w:val="46"/>
          <w:rtl w:val="1"/>
        </w:rPr>
        <w:t xml:space="preserve">اختبارات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إضافية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</w:p>
    <w:p w:rsidR="00000000" w:rsidDel="00000000" w:rsidP="00000000" w:rsidRDefault="00000000" w:rsidRPr="00000000" w14:paraId="0000074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tx1jq5y8mm" w:id="204"/>
      <w:bookmarkEnd w:id="20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1)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خريطة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الأخطاء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Error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Testing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74E">
      <w:pPr>
        <w:numPr>
          <w:ilvl w:val="0"/>
          <w:numId w:val="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error_code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F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Widget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50">
      <w:pPr>
        <w:numPr>
          <w:ilvl w:val="1"/>
          <w:numId w:val="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1">
      <w:pPr>
        <w:numPr>
          <w:ilvl w:val="1"/>
          <w:numId w:val="8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706yk76q0p5" w:id="205"/>
      <w:bookmarkEnd w:id="20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2)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اختبارات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الكاش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والسياسات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Caching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TTLs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754">
      <w:pPr>
        <w:numPr>
          <w:ilvl w:val="0"/>
          <w:numId w:val="19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Home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تحترم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المحدد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5">
      <w:pPr>
        <w:numPr>
          <w:ilvl w:val="0"/>
          <w:numId w:val="19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للصفحة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صامت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5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g5tzy7s2hyx" w:id="206"/>
      <w:bookmarkEnd w:id="20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3)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اختبارات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الروابط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العميقة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والإشعارات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Deep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Links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Notifications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758">
      <w:pPr>
        <w:numPr>
          <w:ilvl w:val="0"/>
          <w:numId w:val="7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بالمعلمات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المطلوبة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9">
      <w:pPr>
        <w:numPr>
          <w:ilvl w:val="0"/>
          <w:numId w:val="7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المعلمات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التوجيه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5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9up6ux9ftqv" w:id="207"/>
      <w:bookmarkEnd w:id="20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4)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اختبارات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الوصولية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المتقدمة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Accessibility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75C">
      <w:pPr>
        <w:numPr>
          <w:ilvl w:val="0"/>
          <w:numId w:val="27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التفاعلية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48dp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5D">
      <w:pPr>
        <w:numPr>
          <w:ilvl w:val="0"/>
          <w:numId w:val="27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تباين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E">
      <w:pPr>
        <w:numPr>
          <w:ilvl w:val="0"/>
          <w:numId w:val="27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تسميات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Semantics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Labels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ra4zovfo0g1" w:id="208"/>
      <w:bookmarkEnd w:id="20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5)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مراقبة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بعد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الإطلاق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Post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release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Monitoring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Tests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761">
      <w:pPr>
        <w:numPr>
          <w:ilvl w:val="0"/>
          <w:numId w:val="32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62">
      <w:pPr>
        <w:numPr>
          <w:ilvl w:val="1"/>
          <w:numId w:val="32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3">
      <w:pPr>
        <w:numPr>
          <w:ilvl w:val="1"/>
          <w:numId w:val="32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4">
      <w:pPr>
        <w:numPr>
          <w:ilvl w:val="1"/>
          <w:numId w:val="32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انخفاض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5">
      <w:pPr>
        <w:numPr>
          <w:ilvl w:val="0"/>
          <w:numId w:val="32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تنبيهية</w:t>
      </w:r>
      <w:r w:rsidDel="00000000" w:rsidR="00000000" w:rsidRPr="00000000">
        <w:rPr>
          <w:rtl w:val="1"/>
        </w:rPr>
        <w:t xml:space="preserve">” (</w:t>
      </w:r>
      <w:r w:rsidDel="00000000" w:rsidR="00000000" w:rsidRPr="00000000">
        <w:rPr>
          <w:rtl w:val="0"/>
        </w:rPr>
        <w:t xml:space="preserve">Alert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Monitoring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العتبات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6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a0573qiz9wn0" w:id="209"/>
      <w:bookmarkEnd w:id="20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تحسينات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bidi w:val="1"/>
        <w:spacing w:after="240" w:before="240" w:lineRule="auto"/>
        <w:ind w:left="-1275.5905511811022" w:right="-1174.72440944881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- </w:t>
      </w:r>
      <w:r w:rsidDel="00000000" w:rsidR="00000000" w:rsidRPr="00000000">
        <w:rPr>
          <w:b w:val="1"/>
          <w:sz w:val="24"/>
          <w:szCs w:val="24"/>
          <w:rtl w:val="1"/>
        </w:rPr>
        <w:t xml:space="preserve">خريطة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أخطاء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موح</w:t>
      </w:r>
      <w:r w:rsidDel="00000000" w:rsidR="00000000" w:rsidRPr="00000000">
        <w:rPr>
          <w:b w:val="1"/>
          <w:sz w:val="24"/>
          <w:szCs w:val="24"/>
          <w:rtl w:val="1"/>
        </w:rPr>
        <w:t xml:space="preserve">ّ</w:t>
      </w:r>
      <w:r w:rsidDel="00000000" w:rsidR="00000000" w:rsidRPr="00000000">
        <w:rPr>
          <w:b w:val="1"/>
          <w:sz w:val="24"/>
          <w:szCs w:val="24"/>
          <w:rtl w:val="1"/>
        </w:rPr>
        <w:t xml:space="preserve">دة</w:t>
      </w:r>
      <w:r w:rsidDel="00000000" w:rsidR="00000000" w:rsidRPr="00000000">
        <w:rPr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إنشاء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إلزامي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يربط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أكواد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 / </w:t>
      </w:r>
      <w:r w:rsidDel="00000000" w:rsidR="00000000" w:rsidRPr="00000000">
        <w:rPr>
          <w:sz w:val="24"/>
          <w:szCs w:val="24"/>
          <w:rtl w:val="1"/>
        </w:rPr>
        <w:t xml:space="preserve">أكواد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الخادم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error_code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sz w:val="24"/>
          <w:szCs w:val="24"/>
          <w:rtl w:val="1"/>
        </w:rPr>
        <w:t xml:space="preserve">الرسالة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المترجمة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للمستخدم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التأكد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شاشة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تستخدم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نفس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واجهة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Empty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Error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إعادة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المحاولة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بدائل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69">
      <w:pPr>
        <w:bidi w:val="1"/>
        <w:spacing w:after="240" w:before="240" w:lineRule="auto"/>
        <w:ind w:left="-1275.5905511811022" w:right="-1174.72440944881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- </w:t>
      </w:r>
      <w:r w:rsidDel="00000000" w:rsidR="00000000" w:rsidRPr="00000000">
        <w:rPr>
          <w:b w:val="1"/>
          <w:sz w:val="24"/>
          <w:szCs w:val="24"/>
          <w:rtl w:val="1"/>
        </w:rPr>
        <w:t xml:space="preserve">خطة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واضحة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لـ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TLS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Pinning</w:t>
      </w:r>
      <w:r w:rsidDel="00000000" w:rsidR="00000000" w:rsidRPr="00000000">
        <w:rPr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تحديد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استراتيجية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لتثبيت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الشهادات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الـ</w:t>
      </w:r>
      <w:r w:rsidDel="00000000" w:rsidR="00000000" w:rsidRPr="00000000">
        <w:rPr>
          <w:sz w:val="24"/>
          <w:szCs w:val="24"/>
          <w:rtl w:val="0"/>
        </w:rPr>
        <w:t xml:space="preserve">Pin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مثلا</w:t>
      </w:r>
      <w:r w:rsidDel="00000000" w:rsidR="00000000" w:rsidRPr="00000000">
        <w:rPr>
          <w:sz w:val="24"/>
          <w:szCs w:val="24"/>
          <w:rtl w:val="1"/>
        </w:rPr>
        <w:t xml:space="preserve">ً </w:t>
      </w:r>
      <w:r w:rsidDel="00000000" w:rsidR="00000000" w:rsidRPr="00000000">
        <w:rPr>
          <w:sz w:val="24"/>
          <w:szCs w:val="24"/>
          <w:rtl w:val="0"/>
        </w:rPr>
        <w:t xml:space="preserve">SHA</w:t>
      </w:r>
      <w:r w:rsidDel="00000000" w:rsidR="00000000" w:rsidRPr="00000000">
        <w:rPr>
          <w:sz w:val="24"/>
          <w:szCs w:val="24"/>
          <w:rtl w:val="0"/>
        </w:rPr>
        <w:t xml:space="preserve">-256/</w:t>
      </w:r>
      <w:r w:rsidDel="00000000" w:rsidR="00000000" w:rsidRPr="00000000">
        <w:rPr>
          <w:sz w:val="24"/>
          <w:szCs w:val="24"/>
          <w:rtl w:val="0"/>
        </w:rPr>
        <w:t xml:space="preserve">SPKI</w:t>
      </w:r>
      <w:r w:rsidDel="00000000" w:rsidR="00000000" w:rsidRPr="00000000">
        <w:rPr>
          <w:sz w:val="24"/>
          <w:szCs w:val="24"/>
          <w:rtl w:val="1"/>
        </w:rPr>
        <w:t xml:space="preserve">)، </w:t>
      </w:r>
      <w:r w:rsidDel="00000000" w:rsidR="00000000" w:rsidRPr="00000000">
        <w:rPr>
          <w:sz w:val="24"/>
          <w:szCs w:val="24"/>
          <w:rtl w:val="1"/>
        </w:rPr>
        <w:t xml:space="preserve">آلية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التحديث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والتدوير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خطة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fallback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rollback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واختبار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الفشل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بيئة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Staging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6A">
      <w:pPr>
        <w:bidi w:val="1"/>
        <w:spacing w:after="240" w:before="240" w:lineRule="auto"/>
        <w:ind w:left="-1275.5905511811022" w:right="-1174.7244094488178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- </w:t>
      </w:r>
      <w:r w:rsidDel="00000000" w:rsidR="00000000" w:rsidRPr="00000000">
        <w:rPr>
          <w:b w:val="1"/>
          <w:sz w:val="24"/>
          <w:szCs w:val="24"/>
          <w:rtl w:val="1"/>
        </w:rPr>
        <w:t xml:space="preserve">سياسة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كاش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لكل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شاشة</w:t>
      </w:r>
      <w:r w:rsidDel="00000000" w:rsidR="00000000" w:rsidRPr="00000000">
        <w:rPr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توثيق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صلاحية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TTL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وقواعد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التحديث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ميزة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الرئيسية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قوائم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المنتجات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تفاصيل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المنتج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السلة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الطلبات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ضمان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تطبيق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سياسة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Stale-While-Revalidate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بشكل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متسق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bidi w:val="1"/>
        <w:spacing w:after="240" w:before="240" w:lineRule="auto"/>
        <w:ind w:left="-1275.5905511811022" w:right="-1174.72440944881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- </w:t>
      </w:r>
      <w:r w:rsidDel="00000000" w:rsidR="00000000" w:rsidRPr="00000000">
        <w:rPr>
          <w:b w:val="1"/>
          <w:sz w:val="24"/>
          <w:szCs w:val="24"/>
          <w:rtl w:val="1"/>
        </w:rPr>
        <w:t xml:space="preserve">جدول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روابط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عميقة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وإشعارات</w:t>
      </w:r>
      <w:r w:rsidDel="00000000" w:rsidR="00000000" w:rsidRPr="00000000">
        <w:rPr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إعداد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يوضح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الربط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Deep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Link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إشعار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والشاشة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المناسبة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المعلمات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المطلوبة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تحديد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السلوك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فقدان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صحة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المعلمات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6C">
      <w:pPr>
        <w:bidi w:val="1"/>
        <w:ind w:left="-1275.5905511811022" w:right="-1174.72440944881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- </w:t>
      </w:r>
      <w:r w:rsidDel="00000000" w:rsidR="00000000" w:rsidRPr="00000000">
        <w:rPr>
          <w:b w:val="1"/>
          <w:sz w:val="24"/>
          <w:szCs w:val="24"/>
          <w:rtl w:val="1"/>
        </w:rPr>
        <w:t xml:space="preserve">ميزانيات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أداء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موس</w:t>
      </w:r>
      <w:r w:rsidDel="00000000" w:rsidR="00000000" w:rsidRPr="00000000">
        <w:rPr>
          <w:b w:val="1"/>
          <w:sz w:val="24"/>
          <w:szCs w:val="24"/>
          <w:rtl w:val="1"/>
        </w:rPr>
        <w:t xml:space="preserve">ّ</w:t>
      </w:r>
      <w:r w:rsidDel="00000000" w:rsidR="00000000" w:rsidRPr="00000000">
        <w:rPr>
          <w:b w:val="1"/>
          <w:sz w:val="24"/>
          <w:szCs w:val="24"/>
          <w:rtl w:val="1"/>
        </w:rPr>
        <w:t xml:space="preserve">عة</w:t>
      </w:r>
      <w:r w:rsidDel="00000000" w:rsidR="00000000" w:rsidRPr="00000000">
        <w:rPr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إضافة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ميزانيات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دقيقة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تشمل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76D">
      <w:pPr>
        <w:numPr>
          <w:ilvl w:val="0"/>
          <w:numId w:val="15"/>
        </w:numPr>
        <w:bidi w:val="1"/>
        <w:ind w:left="720" w:right="-1174.724409448817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زمن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الوصول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للتفاعل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TTI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الشاشة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الرئيسية</w:t>
      </w:r>
    </w:p>
    <w:p w:rsidR="00000000" w:rsidDel="00000000" w:rsidP="00000000" w:rsidRDefault="00000000" w:rsidRPr="00000000" w14:paraId="0000076E">
      <w:pPr>
        <w:numPr>
          <w:ilvl w:val="0"/>
          <w:numId w:val="15"/>
        </w:numPr>
        <w:bidi w:val="1"/>
        <w:ind w:left="720" w:right="-1174.724409448817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زمن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تحميل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قوائم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المنتجات</w:t>
      </w:r>
    </w:p>
    <w:p w:rsidR="00000000" w:rsidDel="00000000" w:rsidP="00000000" w:rsidRDefault="00000000" w:rsidRPr="00000000" w14:paraId="0000076F">
      <w:pPr>
        <w:numPr>
          <w:ilvl w:val="0"/>
          <w:numId w:val="15"/>
        </w:numPr>
        <w:bidi w:val="1"/>
        <w:ind w:left="720" w:right="-1174.724409448817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الحد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الأقصى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لأحجام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الصور</w:t>
      </w:r>
    </w:p>
    <w:p w:rsidR="00000000" w:rsidDel="00000000" w:rsidP="00000000" w:rsidRDefault="00000000" w:rsidRPr="00000000" w14:paraId="00000770">
      <w:pPr>
        <w:numPr>
          <w:ilvl w:val="0"/>
          <w:numId w:val="15"/>
        </w:numPr>
        <w:bidi w:val="1"/>
        <w:ind w:left="720" w:right="-1174.724409448817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زمن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استجابة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أولي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TTFB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للـ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الحرجة</w:t>
      </w:r>
    </w:p>
    <w:p w:rsidR="00000000" w:rsidDel="00000000" w:rsidP="00000000" w:rsidRDefault="00000000" w:rsidRPr="00000000" w14:paraId="00000771">
      <w:pPr>
        <w:bidi w:val="1"/>
        <w:spacing w:after="240" w:before="240" w:lineRule="auto"/>
        <w:ind w:left="-1275.5905511811022" w:right="-1174.72440944881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- </w:t>
      </w:r>
      <w:r w:rsidDel="00000000" w:rsidR="00000000" w:rsidRPr="00000000">
        <w:rPr>
          <w:b w:val="1"/>
          <w:sz w:val="24"/>
          <w:szCs w:val="24"/>
          <w:rtl w:val="1"/>
        </w:rPr>
        <w:t xml:space="preserve">رفع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التغطية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الاختبارية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1"/>
        </w:rPr>
        <w:t xml:space="preserve"> ≥ 80% </w:t>
      </w:r>
      <w:r w:rsidDel="00000000" w:rsidR="00000000" w:rsidRPr="00000000">
        <w:rPr>
          <w:b w:val="1"/>
          <w:sz w:val="24"/>
          <w:szCs w:val="24"/>
          <w:rtl w:val="1"/>
        </w:rPr>
        <w:t xml:space="preserve">للوحدات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الحرجة</w:t>
      </w:r>
      <w:r w:rsidDel="00000000" w:rsidR="00000000" w:rsidRPr="00000000">
        <w:rPr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زيادة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تغطية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الاختبارات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تدريجي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خاصة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Domain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0"/>
        </w:rPr>
        <w:t xml:space="preserve">Repositories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80%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أكثر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إضافة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Golden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Tests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للمكو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الأساسية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الواجهة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72">
      <w:pPr>
        <w:bidi w:val="1"/>
        <w:spacing w:after="240" w:before="240" w:lineRule="auto"/>
        <w:ind w:left="-1275.5905511811022" w:right="-1174.7244094488178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-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مراقبة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بعد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الإطلاق</w:t>
      </w:r>
      <w:r w:rsidDel="00000000" w:rsidR="00000000" w:rsidRPr="00000000">
        <w:rPr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تحديد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عتبات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تنبيه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Alerts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واتفاقيات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خدمة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SLAs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مثل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زمن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التشغيل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معدل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الأخطاء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معدل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ANR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معدلات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التحويل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الـ</w:t>
      </w:r>
      <w:r w:rsidDel="00000000" w:rsidR="00000000" w:rsidRPr="00000000">
        <w:rPr>
          <w:sz w:val="24"/>
          <w:szCs w:val="24"/>
          <w:rtl w:val="0"/>
        </w:rPr>
        <w:t xml:space="preserve">Checkout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ربطها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بلوحات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مراقبة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واضحة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bidi w:val="1"/>
        <w:spacing w:after="240" w:before="240" w:lineRule="auto"/>
        <w:ind w:left="-1275.5905511811022" w:right="-1174.72440944881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- </w:t>
      </w:r>
      <w:r w:rsidDel="00000000" w:rsidR="00000000" w:rsidRPr="00000000">
        <w:rPr>
          <w:b w:val="1"/>
          <w:sz w:val="24"/>
          <w:szCs w:val="24"/>
          <w:rtl w:val="1"/>
        </w:rPr>
        <w:t xml:space="preserve">توحيد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بروتوكول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الترقيم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Pagination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اعتماد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صيغة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واحدة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page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limit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cursor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جميع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الـ</w:t>
      </w:r>
      <w:r w:rsidDel="00000000" w:rsidR="00000000" w:rsidRPr="00000000">
        <w:rPr>
          <w:sz w:val="24"/>
          <w:szCs w:val="24"/>
          <w:rtl w:val="0"/>
        </w:rPr>
        <w:t xml:space="preserve">Endpoints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لمنع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التضارب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74">
      <w:pPr>
        <w:bidi w:val="1"/>
        <w:spacing w:after="240" w:before="240" w:lineRule="auto"/>
        <w:ind w:left="-1275.5905511811022" w:right="-1174.72440944881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-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تحسين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الوصولية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Accessibility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قائمة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تحقق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للوصولية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دعم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TalkBack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VoiceOver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الحد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الأدنى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لمساحة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اللمس</w:t>
      </w:r>
      <w:r w:rsidDel="00000000" w:rsidR="00000000" w:rsidRPr="00000000">
        <w:rPr>
          <w:sz w:val="24"/>
          <w:szCs w:val="24"/>
          <w:rtl w:val="1"/>
        </w:rPr>
        <w:t xml:space="preserve"> 48</w:t>
      </w:r>
      <w:r w:rsidDel="00000000" w:rsidR="00000000" w:rsidRPr="00000000">
        <w:rPr>
          <w:sz w:val="24"/>
          <w:szCs w:val="24"/>
          <w:rtl w:val="0"/>
        </w:rPr>
        <w:t xml:space="preserve">dp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توثيق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تباين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الألوان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75">
      <w:pPr>
        <w:bidi w:val="1"/>
        <w:spacing w:after="240" w:before="240" w:lineRule="auto"/>
        <w:ind w:left="-1275.5905511811022" w:right="-1174.72440944881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- </w:t>
      </w:r>
      <w:r w:rsidDel="00000000" w:rsidR="00000000" w:rsidRPr="00000000">
        <w:rPr>
          <w:b w:val="1"/>
          <w:sz w:val="24"/>
          <w:szCs w:val="24"/>
          <w:rtl w:val="1"/>
        </w:rPr>
        <w:t xml:space="preserve">حماية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إضافية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عبر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Play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Integrity</w:t>
      </w:r>
      <w:r w:rsidDel="00000000" w:rsidR="00000000" w:rsidRPr="00000000">
        <w:rPr>
          <w:b w:val="1"/>
          <w:sz w:val="24"/>
          <w:szCs w:val="24"/>
          <w:rtl w:val="0"/>
        </w:rPr>
        <w:t xml:space="preserve"> / </w:t>
      </w:r>
      <w:r w:rsidDel="00000000" w:rsidR="00000000" w:rsidRPr="00000000">
        <w:rPr>
          <w:b w:val="1"/>
          <w:sz w:val="24"/>
          <w:szCs w:val="24"/>
          <w:rtl w:val="0"/>
        </w:rPr>
        <w:t xml:space="preserve">DeviceCheck</w:t>
      </w:r>
      <w:r w:rsidDel="00000000" w:rsidR="00000000" w:rsidRPr="00000000">
        <w:rPr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تفعيل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آليات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التحقق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مستوى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المنصات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للوصولات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لحماية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الـ</w:t>
      </w:r>
      <w:r w:rsidDel="00000000" w:rsidR="00000000" w:rsidRPr="00000000">
        <w:rPr>
          <w:sz w:val="24"/>
          <w:szCs w:val="24"/>
          <w:rtl w:val="0"/>
        </w:rPr>
        <w:t xml:space="preserve">APIs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إساءة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الاستخدام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اختياري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لكنه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مفيد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776">
      <w:pPr>
        <w:bidi w:val="1"/>
        <w:spacing w:after="240" w:before="240" w:lineRule="auto"/>
        <w:ind w:left="-1275.5905511811022" w:right="-1174.724409448817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-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تحسين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CI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وبناء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iOS</w:t>
      </w:r>
      <w:r w:rsidDel="00000000" w:rsidR="00000000" w:rsidRPr="00000000">
        <w:rPr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إضافة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Job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مخصص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لبناء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iOS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macOS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ضمن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GitHub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Actions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استخدام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Caching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للمكتبات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لتقليل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وقت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التنفيذ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bidi w:val="1"/>
        <w:spacing w:after="240" w:before="240" w:lineRule="auto"/>
        <w:ind w:left="-1275.5905511811022" w:right="-1174.72440944881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- </w:t>
      </w:r>
      <w:r w:rsidDel="00000000" w:rsidR="00000000" w:rsidRPr="00000000">
        <w:rPr>
          <w:b w:val="1"/>
          <w:sz w:val="24"/>
          <w:szCs w:val="24"/>
          <w:rtl w:val="1"/>
        </w:rPr>
        <w:t xml:space="preserve">تفصيلية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CODEOWNERS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تخصيص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مراجعين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إلزاميين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Code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Owners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للمسارات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الحساسة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auth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checkout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لضمان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مراجعة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دقيقة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الدمج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78">
      <w:pPr>
        <w:bidi w:val="1"/>
        <w:ind w:left="-1275.5905511811022" w:right="-1174.7244094488178" w:firstLine="0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z1oq33qsz1y8" w:id="210"/>
      <w:bookmarkEnd w:id="21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NOTE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bidi w:val="1"/>
        <w:ind w:left="-1133.858267716535" w:right="-1316.456692913384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1.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الحواجز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البنيوية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Architectural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Guards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يمنع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الاستيراد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المباشر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Features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7D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التواصل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Domain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Interfaces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7E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التحقق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الآلي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أدوات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lint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CI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أي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استيراد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مخالف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يفشل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البناء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7F">
      <w:pPr>
        <w:bidi w:val="1"/>
        <w:ind w:left="-1133.858267716535" w:right="-1316.456692913384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bidi w:val="1"/>
        <w:ind w:left="-1133.858267716535" w:right="-1316.456692913384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2.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معايير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Checkout</w:t>
      </w:r>
      <w:r w:rsidDel="00000000" w:rsidR="00000000" w:rsidRPr="00000000">
        <w:rPr>
          <w:b w:val="1"/>
          <w:sz w:val="24"/>
          <w:szCs w:val="24"/>
          <w:rtl w:val="0"/>
        </w:rPr>
        <w:t xml:space="preserve"> / </w:t>
      </w:r>
      <w:r w:rsidDel="00000000" w:rsidR="00000000" w:rsidRPr="00000000">
        <w:rPr>
          <w:b w:val="1"/>
          <w:sz w:val="24"/>
          <w:szCs w:val="24"/>
          <w:rtl w:val="0"/>
        </w:rPr>
        <w:t xml:space="preserve">COD</w:t>
      </w:r>
    </w:p>
    <w:p w:rsidR="00000000" w:rsidDel="00000000" w:rsidP="00000000" w:rsidRDefault="00000000" w:rsidRPr="00000000" w14:paraId="00000781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استخدام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Idempotency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Key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طلب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شراء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83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* </w:t>
      </w:r>
      <w:r w:rsidDel="00000000" w:rsidR="00000000" w:rsidRPr="00000000">
        <w:rPr>
          <w:sz w:val="24"/>
          <w:szCs w:val="24"/>
          <w:rtl w:val="0"/>
        </w:rPr>
        <w:t xml:space="preserve">Queue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للطلبات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انقطاع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الشبكة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لمنع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التكرار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84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معالجة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فشل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التسليم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رسائل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عربية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موحدة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إعادة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المحاولة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785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* </w:t>
      </w:r>
      <w:r w:rsidDel="00000000" w:rsidR="00000000" w:rsidRPr="00000000">
        <w:rPr>
          <w:sz w:val="24"/>
          <w:szCs w:val="24"/>
          <w:rtl w:val="0"/>
        </w:rPr>
        <w:t xml:space="preserve">Analytics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حدث</w:t>
      </w:r>
      <w:r w:rsidDel="00000000" w:rsidR="00000000" w:rsidRPr="00000000">
        <w:rPr>
          <w:sz w:val="24"/>
          <w:szCs w:val="24"/>
          <w:rtl w:val="1"/>
        </w:rPr>
        <w:t xml:space="preserve"> `</w:t>
      </w:r>
      <w:r w:rsidDel="00000000" w:rsidR="00000000" w:rsidRPr="00000000">
        <w:rPr>
          <w:sz w:val="24"/>
          <w:szCs w:val="24"/>
          <w:rtl w:val="0"/>
        </w:rPr>
        <w:t xml:space="preserve">add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payment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info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payment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type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cod</w:t>
      </w:r>
      <w:r w:rsidDel="00000000" w:rsidR="00000000" w:rsidRPr="00000000">
        <w:rPr>
          <w:sz w:val="24"/>
          <w:szCs w:val="24"/>
          <w:rtl w:val="1"/>
        </w:rPr>
        <w:t xml:space="preserve">)` + </w:t>
      </w:r>
      <w:r w:rsidDel="00000000" w:rsidR="00000000" w:rsidRPr="00000000">
        <w:rPr>
          <w:sz w:val="24"/>
          <w:szCs w:val="24"/>
          <w:rtl w:val="1"/>
        </w:rPr>
        <w:t xml:space="preserve">حدث</w:t>
      </w:r>
      <w:r w:rsidDel="00000000" w:rsidR="00000000" w:rsidRPr="00000000">
        <w:rPr>
          <w:sz w:val="24"/>
          <w:szCs w:val="24"/>
          <w:rtl w:val="1"/>
        </w:rPr>
        <w:t xml:space="preserve"> `</w:t>
      </w:r>
      <w:r w:rsidDel="00000000" w:rsidR="00000000" w:rsidRPr="00000000">
        <w:rPr>
          <w:sz w:val="24"/>
          <w:szCs w:val="24"/>
          <w:rtl w:val="0"/>
        </w:rPr>
        <w:t xml:space="preserve">cod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failed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reason</w:t>
      </w:r>
      <w:r w:rsidDel="00000000" w:rsidR="00000000" w:rsidRPr="00000000">
        <w:rPr>
          <w:sz w:val="24"/>
          <w:szCs w:val="24"/>
          <w:rtl w:val="1"/>
        </w:rPr>
        <w:t xml:space="preserve">` </w:t>
      </w:r>
      <w:r w:rsidDel="00000000" w:rsidR="00000000" w:rsidRPr="00000000">
        <w:rPr>
          <w:sz w:val="24"/>
          <w:szCs w:val="24"/>
          <w:rtl w:val="1"/>
        </w:rPr>
        <w:t xml:space="preserve">لتسجيل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أسباب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فشل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الدفع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86">
      <w:pPr>
        <w:bidi w:val="1"/>
        <w:ind w:left="-1133.858267716535" w:right="-1316.456692913384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bidi w:val="1"/>
        <w:ind w:left="-1133.858267716535" w:right="-1316.456692913384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0"/>
        </w:rPr>
        <w:t xml:space="preserve">3. </w:t>
      </w:r>
      <w:r w:rsidDel="00000000" w:rsidR="00000000" w:rsidRPr="00000000">
        <w:rPr>
          <w:b w:val="1"/>
          <w:sz w:val="24"/>
          <w:szCs w:val="24"/>
          <w:rtl w:val="0"/>
        </w:rPr>
        <w:t xml:space="preserve">Budgets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الأداء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Performance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Budgets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788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زمن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تشغيل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أولي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Cold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Start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) ≤ 2.5 </w:t>
      </w:r>
      <w:r w:rsidDel="00000000" w:rsidR="00000000" w:rsidRPr="00000000">
        <w:rPr>
          <w:sz w:val="24"/>
          <w:szCs w:val="24"/>
          <w:rtl w:val="1"/>
        </w:rPr>
        <w:t xml:space="preserve">ثانية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8A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معدل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Jank</w:t>
      </w:r>
      <w:r w:rsidDel="00000000" w:rsidR="00000000" w:rsidRPr="00000000">
        <w:rPr>
          <w:sz w:val="24"/>
          <w:szCs w:val="24"/>
          <w:rtl w:val="1"/>
        </w:rPr>
        <w:t xml:space="preserve"> &lt; 1%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صفحات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PLP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PDP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78B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حجم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AAB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≤ 40</w:t>
      </w:r>
      <w:r w:rsidDel="00000000" w:rsidR="00000000" w:rsidRPr="00000000">
        <w:rPr>
          <w:sz w:val="24"/>
          <w:szCs w:val="24"/>
          <w:rtl w:val="0"/>
        </w:rPr>
        <w:t xml:space="preserve">MB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8C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* </w:t>
      </w:r>
      <w:r w:rsidDel="00000000" w:rsidR="00000000" w:rsidRPr="00000000">
        <w:rPr>
          <w:sz w:val="24"/>
          <w:szCs w:val="24"/>
          <w:rtl w:val="0"/>
        </w:rPr>
        <w:t xml:space="preserve">CI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يحتوي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مهمة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فحص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الحجم</w:t>
      </w:r>
      <w:r w:rsidDel="00000000" w:rsidR="00000000" w:rsidRPr="00000000">
        <w:rPr>
          <w:sz w:val="24"/>
          <w:szCs w:val="24"/>
          <w:rtl w:val="1"/>
        </w:rPr>
        <w:t xml:space="preserve"> (`--</w:t>
      </w:r>
      <w:r w:rsidDel="00000000" w:rsidR="00000000" w:rsidRPr="00000000">
        <w:rPr>
          <w:sz w:val="24"/>
          <w:szCs w:val="24"/>
          <w:rtl w:val="0"/>
        </w:rPr>
        <w:t xml:space="preserve">analyze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size</w:t>
      </w:r>
      <w:r w:rsidDel="00000000" w:rsidR="00000000" w:rsidRPr="00000000">
        <w:rPr>
          <w:sz w:val="24"/>
          <w:szCs w:val="24"/>
          <w:rtl w:val="1"/>
        </w:rPr>
        <w:t xml:space="preserve">`) </w:t>
      </w:r>
      <w:r w:rsidDel="00000000" w:rsidR="00000000" w:rsidRPr="00000000">
        <w:rPr>
          <w:sz w:val="24"/>
          <w:szCs w:val="24"/>
          <w:rtl w:val="1"/>
        </w:rPr>
        <w:t xml:space="preserve">ويمنع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الدمج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التجاوز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8D">
      <w:pPr>
        <w:bidi w:val="1"/>
        <w:ind w:left="-1133.858267716535" w:right="-1316.456692913384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bidi w:val="1"/>
        <w:ind w:left="-1133.858267716535" w:right="-1316.456692913384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Golden RTL Gates</w:t>
      </w:r>
    </w:p>
    <w:p w:rsidR="00000000" w:rsidDel="00000000" w:rsidP="00000000" w:rsidRDefault="00000000" w:rsidRPr="00000000" w14:paraId="0000078F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لقطات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ذهبية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إلزامية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مكون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أساسي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باللغتين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RTL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LTR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791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ختبر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تكبير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</w:t>
      </w:r>
      <w:r w:rsidDel="00000000" w:rsidR="00000000" w:rsidRPr="00000000">
        <w:rPr>
          <w:sz w:val="24"/>
          <w:szCs w:val="24"/>
          <w:rtl w:val="1"/>
        </w:rPr>
        <w:t xml:space="preserve"> 1.3×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1.6×.</w:t>
      </w:r>
    </w:p>
    <w:p w:rsidR="00000000" w:rsidDel="00000000" w:rsidP="00000000" w:rsidRDefault="00000000" w:rsidRPr="00000000" w14:paraId="00000792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شرط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أساسي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الدمج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template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93">
      <w:pPr>
        <w:bidi w:val="1"/>
        <w:ind w:left="-1133.858267716535" w:right="-1316.456692913384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bidi w:val="1"/>
        <w:ind w:left="-1133.858267716535" w:right="-1316.456692913384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0"/>
        </w:rPr>
        <w:t xml:space="preserve">5. </w:t>
      </w:r>
      <w:r w:rsidDel="00000000" w:rsidR="00000000" w:rsidRPr="00000000">
        <w:rPr>
          <w:b w:val="1"/>
          <w:sz w:val="24"/>
          <w:szCs w:val="24"/>
          <w:rtl w:val="0"/>
        </w:rPr>
        <w:t xml:space="preserve">Observability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ومعايير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التشغيل</w:t>
      </w:r>
    </w:p>
    <w:p w:rsidR="00000000" w:rsidDel="00000000" w:rsidP="00000000" w:rsidRDefault="00000000" w:rsidRPr="00000000" w14:paraId="00000795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معدل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Crash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free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≥ 99.5%.</w:t>
      </w:r>
    </w:p>
    <w:p w:rsidR="00000000" w:rsidDel="00000000" w:rsidP="00000000" w:rsidRDefault="00000000" w:rsidRPr="00000000" w14:paraId="00000797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معدل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فشل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&lt; 2%.</w:t>
      </w:r>
    </w:p>
    <w:p w:rsidR="00000000" w:rsidDel="00000000" w:rsidP="00000000" w:rsidRDefault="00000000" w:rsidRPr="00000000" w14:paraId="00000798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لوحة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متابعة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أسبوعية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لمسار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الشراء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عرض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sz w:val="24"/>
          <w:szCs w:val="24"/>
          <w:rtl w:val="1"/>
        </w:rPr>
        <w:t xml:space="preserve">سلة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sz w:val="24"/>
          <w:szCs w:val="24"/>
          <w:rtl w:val="1"/>
        </w:rPr>
        <w:t xml:space="preserve">دفع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sz w:val="24"/>
          <w:szCs w:val="24"/>
          <w:rtl w:val="1"/>
        </w:rPr>
        <w:t xml:space="preserve">شراء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799">
      <w:pPr>
        <w:bidi w:val="1"/>
        <w:ind w:left="-1133.858267716535" w:right="-1316.456692913384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bidi w:val="1"/>
        <w:ind w:left="-1133.858267716535" w:right="-1316.456692913384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6.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تعزيز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الأمن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Security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79B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تفعيل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SSL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Pinning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للاتصالات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9D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استثناء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الحساسة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النسخ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الاحتياطي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9E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تنظيف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Cache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والبيانات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الحساسة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تسجيل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الخروج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9F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bidi w:val="1"/>
        <w:ind w:left="-1133.858267716535" w:right="-1316.456692913384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Attribution (First/Last Touch)</w:t>
      </w:r>
    </w:p>
    <w:p w:rsidR="00000000" w:rsidDel="00000000" w:rsidP="00000000" w:rsidRDefault="00000000" w:rsidRPr="00000000" w14:paraId="000007A1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تخزين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خصائص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المستخدم</w:t>
      </w:r>
      <w:r w:rsidDel="00000000" w:rsidR="00000000" w:rsidRPr="00000000">
        <w:rPr>
          <w:sz w:val="24"/>
          <w:szCs w:val="24"/>
          <w:rtl w:val="1"/>
        </w:rPr>
        <w:t xml:space="preserve">: `</w:t>
      </w:r>
      <w:r w:rsidDel="00000000" w:rsidR="00000000" w:rsidRPr="00000000">
        <w:rPr>
          <w:sz w:val="24"/>
          <w:szCs w:val="24"/>
          <w:rtl w:val="0"/>
        </w:rPr>
        <w:t xml:space="preserve">first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source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medium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campaign</w:t>
      </w:r>
      <w:r w:rsidDel="00000000" w:rsidR="00000000" w:rsidRPr="00000000">
        <w:rPr>
          <w:sz w:val="24"/>
          <w:szCs w:val="24"/>
          <w:rtl w:val="1"/>
        </w:rPr>
        <w:t xml:space="preserve">`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`</w:t>
      </w:r>
      <w:r w:rsidDel="00000000" w:rsidR="00000000" w:rsidRPr="00000000">
        <w:rPr>
          <w:sz w:val="24"/>
          <w:szCs w:val="24"/>
          <w:rtl w:val="0"/>
        </w:rPr>
        <w:t xml:space="preserve">last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source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medium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campaign</w:t>
      </w:r>
      <w:r w:rsidDel="00000000" w:rsidR="00000000" w:rsidRPr="00000000">
        <w:rPr>
          <w:sz w:val="24"/>
          <w:szCs w:val="24"/>
          <w:rtl w:val="1"/>
        </w:rPr>
        <w:t xml:space="preserve">`.</w:t>
      </w:r>
    </w:p>
    <w:p w:rsidR="00000000" w:rsidDel="00000000" w:rsidP="00000000" w:rsidRDefault="00000000" w:rsidRPr="00000000" w14:paraId="000007A3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* </w:t>
      </w:r>
      <w:r w:rsidDel="00000000" w:rsidR="00000000" w:rsidRPr="00000000">
        <w:rPr>
          <w:sz w:val="24"/>
          <w:szCs w:val="24"/>
          <w:rtl w:val="1"/>
        </w:rPr>
        <w:t xml:space="preserve">إرسال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القيم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حدث</w:t>
      </w:r>
      <w:r w:rsidDel="00000000" w:rsidR="00000000" w:rsidRPr="00000000">
        <w:rPr>
          <w:sz w:val="24"/>
          <w:szCs w:val="24"/>
          <w:rtl w:val="1"/>
        </w:rPr>
        <w:t xml:space="preserve"> `</w:t>
      </w:r>
      <w:r w:rsidDel="00000000" w:rsidR="00000000" w:rsidRPr="00000000">
        <w:rPr>
          <w:sz w:val="24"/>
          <w:szCs w:val="24"/>
          <w:rtl w:val="0"/>
        </w:rPr>
        <w:t xml:space="preserve">purchase</w:t>
      </w:r>
      <w:r w:rsidDel="00000000" w:rsidR="00000000" w:rsidRPr="00000000">
        <w:rPr>
          <w:sz w:val="24"/>
          <w:szCs w:val="24"/>
          <w:rtl w:val="1"/>
        </w:rPr>
        <w:t xml:space="preserve">` </w:t>
      </w:r>
      <w:r w:rsidDel="00000000" w:rsidR="00000000" w:rsidRPr="00000000">
        <w:rPr>
          <w:sz w:val="24"/>
          <w:szCs w:val="24"/>
          <w:rtl w:val="1"/>
        </w:rPr>
        <w:t xml:space="preserve">لتقييم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فعالية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الحملات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التسويقية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بدقة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A4">
      <w:pPr>
        <w:bidi w:val="1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bidi w:val="1"/>
        <w:ind w:left="-1133.858267716535" w:right="-1316.4566929133848" w:firstLine="0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xmclqcdb661m" w:id="211"/>
      <w:bookmarkEnd w:id="21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إرشادات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استخدام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المكاتب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Libraries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Packages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611a78wy7d3c" w:id="212"/>
      <w:bookmarkEnd w:id="212"/>
      <w:commentRangeStart w:id="39"/>
      <w:r w:rsidDel="00000000" w:rsidR="00000000" w:rsidRPr="00000000">
        <w:rPr>
          <w:b w:val="1"/>
          <w:sz w:val="46"/>
          <w:szCs w:val="46"/>
          <w:rtl w:val="1"/>
        </w:rPr>
        <w:t xml:space="preserve">إرشادات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عند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استخدام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المكاتب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Libraries</w:t>
      </w:r>
      <w:r w:rsidDel="00000000" w:rsidR="00000000" w:rsidRPr="00000000">
        <w:rPr>
          <w:b w:val="1"/>
          <w:sz w:val="46"/>
          <w:szCs w:val="46"/>
          <w:rtl w:val="0"/>
        </w:rPr>
        <w:t xml:space="preserve">/</w:t>
      </w:r>
      <w:r w:rsidDel="00000000" w:rsidR="00000000" w:rsidRPr="00000000">
        <w:rPr>
          <w:b w:val="1"/>
          <w:sz w:val="46"/>
          <w:szCs w:val="46"/>
          <w:rtl w:val="0"/>
        </w:rPr>
        <w:t xml:space="preserve">Packages</w:t>
      </w:r>
      <w:r w:rsidDel="00000000" w:rsidR="00000000" w:rsidRPr="00000000">
        <w:rPr>
          <w:b w:val="1"/>
          <w:sz w:val="46"/>
          <w:szCs w:val="46"/>
          <w:rtl w:val="0"/>
        </w:rPr>
        <w:t xml:space="preserve">)</w:t>
      </w:r>
      <w:commentRangeEnd w:id="39"/>
      <w:r w:rsidDel="00000000" w:rsidR="00000000" w:rsidRPr="00000000">
        <w:commentReference w:id="3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4bdiiwhj19z" w:id="213"/>
      <w:bookmarkEnd w:id="2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1.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اختيار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المكتبات</w:t>
      </w:r>
    </w:p>
    <w:p w:rsidR="00000000" w:rsidDel="00000000" w:rsidP="00000000" w:rsidRDefault="00000000" w:rsidRPr="00000000" w14:paraId="000007AA">
      <w:pPr>
        <w:numPr>
          <w:ilvl w:val="0"/>
          <w:numId w:val="22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الاعتماد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المكاتب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الرسمية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والمجتمعية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الموثوقة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flutter_bloc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riverpod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dio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go_router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7AB">
      <w:pPr>
        <w:numPr>
          <w:ilvl w:val="0"/>
          <w:numId w:val="22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تجن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المكاتب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الصغيرة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المحدثة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توافق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AC">
      <w:pPr>
        <w:numPr>
          <w:ilvl w:val="0"/>
          <w:numId w:val="22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عدد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التنزيلات</w:t>
      </w:r>
      <w:r w:rsidDel="00000000" w:rsidR="00000000" w:rsidRPr="00000000">
        <w:rPr>
          <w:b w:val="1"/>
          <w:rtl w:val="1"/>
        </w:rPr>
        <w:t xml:space="preserve"> + </w:t>
      </w:r>
      <w:r w:rsidDel="00000000" w:rsidR="00000000" w:rsidRPr="00000000">
        <w:rPr>
          <w:b w:val="1"/>
          <w:rtl w:val="1"/>
        </w:rPr>
        <w:t xml:space="preserve">معدل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الصيانة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pub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الإضافة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AD">
      <w:pPr>
        <w:numPr>
          <w:ilvl w:val="0"/>
          <w:numId w:val="22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مكتبات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خارجية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إنجاز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الوظيفة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الاعتمادية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A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hxbreuohn4ke" w:id="214"/>
      <w:bookmarkEnd w:id="21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2.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الإصدارات</w:t>
      </w:r>
    </w:p>
    <w:p w:rsidR="00000000" w:rsidDel="00000000" w:rsidP="00000000" w:rsidRDefault="00000000" w:rsidRPr="00000000" w14:paraId="000007AF">
      <w:pPr>
        <w:numPr>
          <w:ilvl w:val="0"/>
          <w:numId w:val="23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المكاتب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pinning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pubspec.yaml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B0">
      <w:pPr>
        <w:numPr>
          <w:ilvl w:val="0"/>
          <w:numId w:val="23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مراجعة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التوافق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SDK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الترقية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1">
      <w:pPr>
        <w:numPr>
          <w:ilvl w:val="0"/>
          <w:numId w:val="23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مستقل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80xwozm86mf4" w:id="215"/>
      <w:bookmarkEnd w:id="21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3.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المعمارية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والتقسيم</w:t>
      </w:r>
    </w:p>
    <w:p w:rsidR="00000000" w:rsidDel="00000000" w:rsidP="00000000" w:rsidRDefault="00000000" w:rsidRPr="00000000" w14:paraId="000007B3">
      <w:pPr>
        <w:numPr>
          <w:ilvl w:val="0"/>
          <w:numId w:val="37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استدعاء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مباشر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الـ</w:t>
      </w:r>
      <w:r w:rsidDel="00000000" w:rsidR="00000000" w:rsidRPr="00000000">
        <w:rPr>
          <w:b w:val="1"/>
          <w:rtl w:val="0"/>
        </w:rPr>
        <w:t xml:space="preserve">UI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لأي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مكتبة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خارجية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B4">
      <w:pPr>
        <w:numPr>
          <w:ilvl w:val="1"/>
          <w:numId w:val="37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api_service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7B5">
      <w:pPr>
        <w:numPr>
          <w:ilvl w:val="1"/>
          <w:numId w:val="37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Repository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layer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shared_preferences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hive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7B6">
      <w:pPr>
        <w:numPr>
          <w:ilvl w:val="0"/>
          <w:numId w:val="37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تجريد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abstraction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Helper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7">
      <w:pPr>
        <w:numPr>
          <w:ilvl w:val="1"/>
          <w:numId w:val="375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FirebaseAnalytics.instance.logEvent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AnalyticsService.logEvent()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B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swgs4vnq5dq0" w:id="216"/>
      <w:bookmarkEnd w:id="21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4.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التوثيق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والالتزام</w:t>
      </w:r>
    </w:p>
    <w:p w:rsidR="00000000" w:rsidDel="00000000" w:rsidP="00000000" w:rsidRDefault="00000000" w:rsidRPr="00000000" w14:paraId="000007B9">
      <w:pPr>
        <w:numPr>
          <w:ilvl w:val="0"/>
          <w:numId w:val="35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BA">
      <w:pPr>
        <w:numPr>
          <w:ilvl w:val="1"/>
          <w:numId w:val="35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ARCHITECTURE.md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بذكر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المكتبة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الغرض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B">
      <w:pPr>
        <w:numPr>
          <w:ilvl w:val="1"/>
          <w:numId w:val="35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snippet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المطورين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C">
      <w:pPr>
        <w:numPr>
          <w:ilvl w:val="0"/>
          <w:numId w:val="35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jm7qtgck9mf" w:id="217"/>
      <w:bookmarkEnd w:id="21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5.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والوزن</w:t>
      </w:r>
    </w:p>
    <w:p w:rsidR="00000000" w:rsidDel="00000000" w:rsidP="00000000" w:rsidRDefault="00000000" w:rsidRPr="00000000" w14:paraId="000007BE">
      <w:pPr>
        <w:numPr>
          <w:ilvl w:val="0"/>
          <w:numId w:val="29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تزيد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خصوص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BF">
      <w:pPr>
        <w:numPr>
          <w:ilvl w:val="0"/>
          <w:numId w:val="29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AAB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build appbundle --analyze-size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C0">
      <w:pPr>
        <w:numPr>
          <w:ilvl w:val="0"/>
          <w:numId w:val="29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وظيفة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جزء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أصغر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implementation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y8gj8hc8w4a" w:id="218"/>
      <w:bookmarkEnd w:id="21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6.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والخصوصية</w:t>
      </w:r>
    </w:p>
    <w:p w:rsidR="00000000" w:rsidDel="00000000" w:rsidP="00000000" w:rsidRDefault="00000000" w:rsidRPr="00000000" w14:paraId="000007C2">
      <w:pPr>
        <w:numPr>
          <w:ilvl w:val="0"/>
          <w:numId w:val="37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الحساسة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توكنات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C3">
      <w:pPr>
        <w:numPr>
          <w:ilvl w:val="0"/>
          <w:numId w:val="3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إخفاء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والهاتف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4">
      <w:pPr>
        <w:numPr>
          <w:ilvl w:val="0"/>
          <w:numId w:val="37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مكتبات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HTTPS + TLS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SSL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Pinning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C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pppmuqvip3z" w:id="219"/>
      <w:bookmarkEnd w:id="2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7.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الصيانة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والاختبارات</w:t>
      </w:r>
    </w:p>
    <w:p w:rsidR="00000000" w:rsidDel="00000000" w:rsidP="00000000" w:rsidRDefault="00000000" w:rsidRPr="00000000" w14:paraId="000007C6">
      <w:pPr>
        <w:numPr>
          <w:ilvl w:val="0"/>
          <w:numId w:val="3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مغطاة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باختبارات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Mock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0"/>
        </w:rPr>
        <w:t xml:space="preserve">mock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C7">
      <w:pPr>
        <w:numPr>
          <w:ilvl w:val="0"/>
          <w:numId w:val="3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مجردة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interface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C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a0u9geparclg" w:id="220"/>
      <w:bookmarkEnd w:id="220"/>
      <w:r w:rsidDel="00000000" w:rsidR="00000000" w:rsidRPr="00000000">
        <w:rPr>
          <w:b w:val="1"/>
          <w:sz w:val="46"/>
          <w:szCs w:val="46"/>
          <w:rtl w:val="1"/>
        </w:rPr>
        <w:t xml:space="preserve">توجية</w:t>
      </w:r>
    </w:p>
    <w:p w:rsidR="00000000" w:rsidDel="00000000" w:rsidP="00000000" w:rsidRDefault="00000000" w:rsidRPr="00000000" w14:paraId="000007CA">
      <w:pPr>
        <w:numPr>
          <w:ilvl w:val="0"/>
          <w:numId w:val="41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المسموح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CB">
      <w:pPr>
        <w:numPr>
          <w:ilvl w:val="1"/>
          <w:numId w:val="4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شبكات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network_service.dart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C">
      <w:pPr>
        <w:numPr>
          <w:ilvl w:val="1"/>
          <w:numId w:val="4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riverpod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Providers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Widgets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D">
      <w:pPr>
        <w:numPr>
          <w:ilvl w:val="1"/>
          <w:numId w:val="4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go_router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navigation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Routing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E">
      <w:pPr>
        <w:numPr>
          <w:ilvl w:val="0"/>
          <w:numId w:val="4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الممنوع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CF">
      <w:pPr>
        <w:numPr>
          <w:ilvl w:val="1"/>
          <w:numId w:val="4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0">
      <w:pPr>
        <w:numPr>
          <w:ilvl w:val="1"/>
          <w:numId w:val="4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مناداة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Widgets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1">
      <w:pPr>
        <w:numPr>
          <w:ilvl w:val="1"/>
          <w:numId w:val="416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لغرض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تجريبي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2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t38gqic7gfza" w:id="221"/>
      <w:bookmarkEnd w:id="22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نقاط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إضافية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8cox8atqd3vu" w:id="222"/>
      <w:bookmarkEnd w:id="222"/>
      <w:r w:rsidDel="00000000" w:rsidR="00000000" w:rsidRPr="00000000">
        <w:rPr>
          <w:b w:val="1"/>
          <w:sz w:val="34"/>
          <w:szCs w:val="34"/>
          <w:rtl w:val="1"/>
        </w:rPr>
        <w:t xml:space="preserve">نقاط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إضافية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</w:p>
    <w:p w:rsidR="00000000" w:rsidDel="00000000" w:rsidP="00000000" w:rsidRDefault="00000000" w:rsidRPr="00000000" w14:paraId="000007D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coxpflny1z1" w:id="223"/>
      <w:bookmarkEnd w:id="223"/>
      <w:commentRangeStart w:id="4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1.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إدارة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الأكواد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Code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Style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Structure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  <w:commentRangeEnd w:id="40"/>
      <w:r w:rsidDel="00000000" w:rsidR="00000000" w:rsidRPr="00000000">
        <w:commentReference w:id="4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numPr>
          <w:ilvl w:val="0"/>
          <w:numId w:val="21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Dart style guide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pedantic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lints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D7">
      <w:pPr>
        <w:numPr>
          <w:ilvl w:val="0"/>
          <w:numId w:val="21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ممنوع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TODO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الدمج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8">
      <w:pPr>
        <w:numPr>
          <w:ilvl w:val="0"/>
          <w:numId w:val="21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تجريبي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sandbox/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D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1bmquw6n1am" w:id="224"/>
      <w:bookmarkEnd w:id="224"/>
      <w:commentRangeStart w:id="4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2.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التسمية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Naming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Conventions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  <w:commentRangeEnd w:id="41"/>
      <w:r w:rsidDel="00000000" w:rsidR="00000000" w:rsidRPr="00000000">
        <w:commentReference w:id="4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numPr>
          <w:ilvl w:val="0"/>
          <w:numId w:val="34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snake_case.dart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DB">
      <w:pPr>
        <w:numPr>
          <w:ilvl w:val="0"/>
          <w:numId w:val="34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Classes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PascalCase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C">
      <w:pPr>
        <w:numPr>
          <w:ilvl w:val="0"/>
          <w:numId w:val="34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المتغيرات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camelCase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D">
      <w:pPr>
        <w:numPr>
          <w:ilvl w:val="0"/>
          <w:numId w:val="34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يضاف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Suffix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واضح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HomeScreen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UserRepository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CartService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7D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j8sf27i6gn0" w:id="225"/>
      <w:bookmarkEnd w:id="225"/>
      <w:commentRangeStart w:id="4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3.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الصور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والموارد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Assets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  <w:commentRangeEnd w:id="42"/>
      <w:r w:rsidDel="00000000" w:rsidR="00000000" w:rsidRPr="00000000">
        <w:commentReference w:id="4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numPr>
          <w:ilvl w:val="0"/>
          <w:numId w:val="19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assets/images/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والأيقونات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assets/icons/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E0">
      <w:pPr>
        <w:numPr>
          <w:ilvl w:val="0"/>
          <w:numId w:val="19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لصورة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1">
      <w:pPr>
        <w:numPr>
          <w:ilvl w:val="0"/>
          <w:numId w:val="19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WebP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SVG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الحجم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mss96wcnaga" w:id="226"/>
      <w:bookmarkEnd w:id="2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</w:t>
      </w:r>
      <w:commentRangeStart w:id="4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.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الـ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Localization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الترجمة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  <w:commentRangeEnd w:id="43"/>
      <w:r w:rsidDel="00000000" w:rsidR="00000000" w:rsidRPr="00000000">
        <w:commentReference w:id="4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numPr>
          <w:ilvl w:val="0"/>
          <w:numId w:val="5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arb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للترجمات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4">
      <w:pPr>
        <w:numPr>
          <w:ilvl w:val="0"/>
          <w:numId w:val="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Widgets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5">
      <w:pPr>
        <w:numPr>
          <w:ilvl w:val="0"/>
          <w:numId w:val="5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LTR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5nb3bz0bae4" w:id="227"/>
      <w:bookmarkEnd w:id="22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5.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الأمن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Security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Practices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7E7">
      <w:pPr>
        <w:numPr>
          <w:ilvl w:val="0"/>
          <w:numId w:val="18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التوكنات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8">
      <w:pPr>
        <w:numPr>
          <w:ilvl w:val="0"/>
          <w:numId w:val="18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.</w:t>
      </w:r>
      <w:r w:rsidDel="00000000" w:rsidR="00000000" w:rsidRPr="00000000">
        <w:rPr>
          <w:rtl w:val="0"/>
        </w:rPr>
        <w:t xml:space="preserve">env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E9">
      <w:pPr>
        <w:numPr>
          <w:ilvl w:val="0"/>
          <w:numId w:val="18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Timeout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Retry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policy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o3msasud7du" w:id="228"/>
      <w:bookmarkEnd w:id="22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6.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الـ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Testing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الاختبارات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7EB">
      <w:pPr>
        <w:numPr>
          <w:ilvl w:val="0"/>
          <w:numId w:val="41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Unit tests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Repository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C">
      <w:pPr>
        <w:numPr>
          <w:ilvl w:val="0"/>
          <w:numId w:val="41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Widget tests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Login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Details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ED">
      <w:pPr>
        <w:numPr>
          <w:ilvl w:val="0"/>
          <w:numId w:val="41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Golden tests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Component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E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c7oqcxncdse" w:id="229"/>
      <w:bookmarkEnd w:id="22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7.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المراجعة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والتوثيق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Reviews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Docs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7EF">
      <w:pPr>
        <w:numPr>
          <w:ilvl w:val="0"/>
          <w:numId w:val="3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F0">
      <w:pPr>
        <w:numPr>
          <w:ilvl w:val="1"/>
          <w:numId w:val="3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وصف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للتغييرات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1">
      <w:pPr>
        <w:numPr>
          <w:ilvl w:val="1"/>
          <w:numId w:val="3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فيديو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2">
      <w:pPr>
        <w:numPr>
          <w:ilvl w:val="1"/>
          <w:numId w:val="3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F3">
      <w:pPr>
        <w:numPr>
          <w:ilvl w:val="0"/>
          <w:numId w:val="3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ARCHITECTURE.md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CHANGELOG.md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vmnfff6t08f" w:id="230"/>
      <w:bookmarkEnd w:id="23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8.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الأداء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Performance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7F5">
      <w:pPr>
        <w:numPr>
          <w:ilvl w:val="0"/>
          <w:numId w:val="8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Widgets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كثيفة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Virtualization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ListView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builder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F6">
      <w:pPr>
        <w:numPr>
          <w:ilvl w:val="0"/>
          <w:numId w:val="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rebuilds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DevTools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7">
      <w:pPr>
        <w:numPr>
          <w:ilvl w:val="0"/>
          <w:numId w:val="8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widgets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حيثما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أمكن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vxx91qltkv9" w:id="231"/>
      <w:bookmarkEnd w:id="23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9.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الـ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Analytics</w:t>
      </w:r>
    </w:p>
    <w:p w:rsidR="00000000" w:rsidDel="00000000" w:rsidP="00000000" w:rsidRDefault="00000000" w:rsidRPr="00000000" w14:paraId="000007F9">
      <w:pPr>
        <w:numPr>
          <w:ilvl w:val="0"/>
          <w:numId w:val="15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AnalyticsService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FA">
      <w:pPr>
        <w:numPr>
          <w:ilvl w:val="0"/>
          <w:numId w:val="15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ممنوع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B">
      <w:pPr>
        <w:numPr>
          <w:ilvl w:val="0"/>
          <w:numId w:val="15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Funnel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كامل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Purchase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Confirm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slriuiff5m3" w:id="232"/>
      <w:bookmarkEnd w:id="23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10.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الـ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Error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Handling</w:t>
      </w:r>
    </w:p>
    <w:p w:rsidR="00000000" w:rsidDel="00000000" w:rsidP="00000000" w:rsidRDefault="00000000" w:rsidRPr="00000000" w14:paraId="000007FD">
      <w:pPr>
        <w:numPr>
          <w:ilvl w:val="0"/>
          <w:numId w:val="3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ممنوع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Exception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E">
      <w:pPr>
        <w:numPr>
          <w:ilvl w:val="0"/>
          <w:numId w:val="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Result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Failure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objects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F">
      <w:pPr>
        <w:numPr>
          <w:ilvl w:val="0"/>
          <w:numId w:val="3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للعميل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0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bvuhlv2p2mnw" w:id="233"/>
      <w:bookmarkEnd w:id="23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Codemagic CI/CD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j3doagkvyi8s" w:id="234"/>
      <w:bookmarkEnd w:id="234"/>
      <w:commentRangeStart w:id="44"/>
      <w:r w:rsidDel="00000000" w:rsidR="00000000" w:rsidRPr="00000000">
        <w:rPr>
          <w:b w:val="1"/>
          <w:sz w:val="46"/>
          <w:szCs w:val="46"/>
          <w:rtl w:val="0"/>
        </w:rPr>
        <w:t xml:space="preserve">Codemagic CI/CD –  Flutter</w:t>
      </w:r>
      <w:commentRangeEnd w:id="44"/>
      <w:r w:rsidDel="00000000" w:rsidR="00000000" w:rsidRPr="00000000">
        <w:commentReference w:id="4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ubitisozlwvb" w:id="235"/>
      <w:bookmarkEnd w:id="23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الهدف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Objectives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04">
      <w:pPr>
        <w:numPr>
          <w:ilvl w:val="0"/>
          <w:numId w:val="17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أتمتة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05">
      <w:pPr>
        <w:numPr>
          <w:ilvl w:val="0"/>
          <w:numId w:val="1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بوابات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Release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Gates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06">
      <w:pPr>
        <w:numPr>
          <w:ilvl w:val="0"/>
          <w:numId w:val="17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develop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x8yg1xy5yef" w:id="236"/>
      <w:bookmarkEnd w:id="23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المتطلبات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Prereqs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08">
      <w:pPr>
        <w:numPr>
          <w:ilvl w:val="0"/>
          <w:numId w:val="1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مستودع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GitLab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Bitbucket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بفروع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develop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09">
      <w:pPr>
        <w:numPr>
          <w:ilvl w:val="0"/>
          <w:numId w:val="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Flavors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Gradle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Xcode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0A">
      <w:pPr>
        <w:numPr>
          <w:ilvl w:val="1"/>
          <w:numId w:val="1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Android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applicationId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0B">
      <w:pPr>
        <w:numPr>
          <w:ilvl w:val="2"/>
          <w:numId w:val="19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com.zahraah.app.dev</w:t>
      </w:r>
    </w:p>
    <w:p w:rsidR="00000000" w:rsidDel="00000000" w:rsidP="00000000" w:rsidRDefault="00000000" w:rsidRPr="00000000" w14:paraId="0000080C">
      <w:pPr>
        <w:numPr>
          <w:ilvl w:val="2"/>
          <w:numId w:val="19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com.zahraah.app.staging</w:t>
      </w:r>
    </w:p>
    <w:p w:rsidR="00000000" w:rsidDel="00000000" w:rsidP="00000000" w:rsidRDefault="00000000" w:rsidRPr="00000000" w14:paraId="0000080D">
      <w:pPr>
        <w:numPr>
          <w:ilvl w:val="2"/>
          <w:numId w:val="19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com.zahraah.app</w:t>
      </w:r>
    </w:p>
    <w:p w:rsidR="00000000" w:rsidDel="00000000" w:rsidP="00000000" w:rsidRDefault="00000000" w:rsidRPr="00000000" w14:paraId="0000080E">
      <w:pPr>
        <w:numPr>
          <w:ilvl w:val="1"/>
          <w:numId w:val="1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iOS </w:t>
      </w:r>
      <w:r w:rsidDel="00000000" w:rsidR="00000000" w:rsidRPr="00000000">
        <w:rPr>
          <w:b w:val="1"/>
          <w:rtl w:val="0"/>
        </w:rPr>
        <w:t xml:space="preserve">Bundle IDs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0F">
      <w:pPr>
        <w:numPr>
          <w:ilvl w:val="2"/>
          <w:numId w:val="19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com.zahraah.app.dev</w:t>
      </w:r>
    </w:p>
    <w:p w:rsidR="00000000" w:rsidDel="00000000" w:rsidP="00000000" w:rsidRDefault="00000000" w:rsidRPr="00000000" w14:paraId="00000810">
      <w:pPr>
        <w:numPr>
          <w:ilvl w:val="2"/>
          <w:numId w:val="19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com.zahraah.app.staging</w:t>
      </w:r>
    </w:p>
    <w:p w:rsidR="00000000" w:rsidDel="00000000" w:rsidP="00000000" w:rsidRDefault="00000000" w:rsidRPr="00000000" w14:paraId="00000811">
      <w:pPr>
        <w:numPr>
          <w:ilvl w:val="2"/>
          <w:numId w:val="19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com.zahraah.app</w:t>
      </w:r>
    </w:p>
    <w:p w:rsidR="00000000" w:rsidDel="00000000" w:rsidP="00000000" w:rsidRDefault="00000000" w:rsidRPr="00000000" w14:paraId="00000812">
      <w:pPr>
        <w:numPr>
          <w:ilvl w:val="0"/>
          <w:numId w:val="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المتاجر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Google Play Console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App Store Connect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شركة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13">
      <w:pPr>
        <w:numPr>
          <w:ilvl w:val="0"/>
          <w:numId w:val="1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Crashlytics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مفيد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b w:val="1"/>
          <w:rtl w:val="0"/>
        </w:rPr>
        <w:t xml:space="preserve">Firebase App Distribution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1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hkhizae2e516" w:id="237"/>
      <w:bookmarkEnd w:id="23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الأسرار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ومتغيرات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البيئة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Secrets</w:t>
      </w:r>
      <w:r w:rsidDel="00000000" w:rsidR="00000000" w:rsidRPr="00000000">
        <w:rPr>
          <w:b w:val="1"/>
          <w:sz w:val="34"/>
          <w:szCs w:val="34"/>
          <w:rtl w:val="0"/>
        </w:rPr>
        <w:t xml:space="preserve"> / </w:t>
      </w:r>
      <w:r w:rsidDel="00000000" w:rsidR="00000000" w:rsidRPr="00000000">
        <w:rPr>
          <w:b w:val="1"/>
          <w:sz w:val="34"/>
          <w:szCs w:val="34"/>
          <w:rtl w:val="0"/>
        </w:rPr>
        <w:t xml:space="preserve">ENV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15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Codemagic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Groups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الريبو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16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android_keystore</w:t>
      </w:r>
    </w:p>
    <w:p w:rsidR="00000000" w:rsidDel="00000000" w:rsidP="00000000" w:rsidRDefault="00000000" w:rsidRPr="00000000" w14:paraId="00000817">
      <w:pPr>
        <w:numPr>
          <w:ilvl w:val="0"/>
          <w:numId w:val="20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ANDROID_KEYSTORE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1"/>
        </w:rPr>
        <w:t xml:space="preserve">64 </w:t>
      </w:r>
      <w:r w:rsidDel="00000000" w:rsidR="00000000" w:rsidRPr="00000000">
        <w:rPr>
          <w:rtl w:val="1"/>
        </w:rPr>
        <w:t xml:space="preserve">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.jks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ارفعه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Files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18">
      <w:pPr>
        <w:numPr>
          <w:ilvl w:val="0"/>
          <w:numId w:val="2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ANDROID_KEYSTORE_PASSWORD</w:t>
      </w:r>
    </w:p>
    <w:p w:rsidR="00000000" w:rsidDel="00000000" w:rsidP="00000000" w:rsidRDefault="00000000" w:rsidRPr="00000000" w14:paraId="00000819">
      <w:pPr>
        <w:numPr>
          <w:ilvl w:val="0"/>
          <w:numId w:val="2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ANDROID_KEY_ALIAS</w:t>
      </w:r>
    </w:p>
    <w:p w:rsidR="00000000" w:rsidDel="00000000" w:rsidP="00000000" w:rsidRDefault="00000000" w:rsidRPr="00000000" w14:paraId="0000081A">
      <w:pPr>
        <w:numPr>
          <w:ilvl w:val="0"/>
          <w:numId w:val="20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ANDROID_KEY_ALIAS_PASSWORD</w:t>
      </w:r>
    </w:p>
    <w:p w:rsidR="00000000" w:rsidDel="00000000" w:rsidP="00000000" w:rsidRDefault="00000000" w:rsidRPr="00000000" w14:paraId="0000081B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ios_connect_api</w:t>
      </w:r>
      <w:r w:rsidDel="00000000" w:rsidR="00000000" w:rsidRPr="00000000">
        <w:rPr>
          <w:rtl w:val="0"/>
        </w:rPr>
        <w:t xml:space="preserve"> (App Store Connect API)</w:t>
      </w:r>
    </w:p>
    <w:p w:rsidR="00000000" w:rsidDel="00000000" w:rsidP="00000000" w:rsidRDefault="00000000" w:rsidRPr="00000000" w14:paraId="0000081C">
      <w:pPr>
        <w:numPr>
          <w:ilvl w:val="0"/>
          <w:numId w:val="15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ASC_ISSUER_ID</w:t>
      </w:r>
    </w:p>
    <w:p w:rsidR="00000000" w:rsidDel="00000000" w:rsidP="00000000" w:rsidRDefault="00000000" w:rsidRPr="00000000" w14:paraId="0000081D">
      <w:pPr>
        <w:numPr>
          <w:ilvl w:val="0"/>
          <w:numId w:val="15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ASC_KEY_ID</w:t>
      </w:r>
    </w:p>
    <w:p w:rsidR="00000000" w:rsidDel="00000000" w:rsidP="00000000" w:rsidRDefault="00000000" w:rsidRPr="00000000" w14:paraId="0000081E">
      <w:pPr>
        <w:numPr>
          <w:ilvl w:val="0"/>
          <w:numId w:val="15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ASC_PRIVATE_KEY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النص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للمفتاح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1F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play_console</w:t>
      </w:r>
      <w:r w:rsidDel="00000000" w:rsidR="00000000" w:rsidRPr="00000000">
        <w:rPr>
          <w:rtl w:val="0"/>
        </w:rPr>
        <w:t xml:space="preserve"> (Google Play Service Account)</w:t>
      </w:r>
    </w:p>
    <w:p w:rsidR="00000000" w:rsidDel="00000000" w:rsidP="00000000" w:rsidRDefault="00000000" w:rsidRPr="00000000" w14:paraId="00000820">
      <w:pPr>
        <w:numPr>
          <w:ilvl w:val="0"/>
          <w:numId w:val="242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PLAY_SERVICE_ACCOUNT_JSON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بصلاحية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Release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21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firebase_dist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Distribution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اختياري</w:t>
      </w:r>
    </w:p>
    <w:p w:rsidR="00000000" w:rsidDel="00000000" w:rsidP="00000000" w:rsidRDefault="00000000" w:rsidRPr="00000000" w14:paraId="00000822">
      <w:pPr>
        <w:numPr>
          <w:ilvl w:val="0"/>
          <w:numId w:val="38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FIREBASE_TOKEN</w:t>
      </w:r>
    </w:p>
    <w:p w:rsidR="00000000" w:rsidDel="00000000" w:rsidP="00000000" w:rsidRDefault="00000000" w:rsidRPr="00000000" w14:paraId="00000823">
      <w:pPr>
        <w:numPr>
          <w:ilvl w:val="0"/>
          <w:numId w:val="38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FIREBASE_ANDROID_DEV_APP_ID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FIREBASE_IOS_DEV_APP_ID</w:t>
      </w:r>
    </w:p>
    <w:p w:rsidR="00000000" w:rsidDel="00000000" w:rsidP="00000000" w:rsidRDefault="00000000" w:rsidRPr="00000000" w14:paraId="00000824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notifiers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25">
      <w:pPr>
        <w:numPr>
          <w:ilvl w:val="0"/>
          <w:numId w:val="113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SLACK_WEBHOOK_URL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2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8y6mq1uqcgyi" w:id="238"/>
      <w:bookmarkEnd w:id="23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سير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Workflows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2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q43kle83arv" w:id="239"/>
      <w:bookmarkEnd w:id="2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develop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داخلي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–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828">
      <w:pPr>
        <w:numPr>
          <w:ilvl w:val="0"/>
          <w:numId w:val="16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Trigger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develop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29">
      <w:pPr>
        <w:numPr>
          <w:ilvl w:val="0"/>
          <w:numId w:val="16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خطوات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analyze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test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APK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debug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release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2A">
      <w:pPr>
        <w:numPr>
          <w:ilvl w:val="0"/>
          <w:numId w:val="16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توزيع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Distribution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2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yih247eji4z" w:id="240"/>
      <w:bookmarkEnd w:id="2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staging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اختبار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متجر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داخلي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82C">
      <w:pPr>
        <w:numPr>
          <w:ilvl w:val="0"/>
          <w:numId w:val="10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Trigger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staging-*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2D">
      <w:pPr>
        <w:numPr>
          <w:ilvl w:val="0"/>
          <w:numId w:val="10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AAB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للأندرويد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b w:val="1"/>
          <w:rtl w:val="0"/>
        </w:rPr>
        <w:t xml:space="preserve">IPA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Release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2E">
      <w:pPr>
        <w:numPr>
          <w:ilvl w:val="0"/>
          <w:numId w:val="10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Internal track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TestFlight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2ph4yeb4snu" w:id="241"/>
      <w:bookmarkEnd w:id="2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production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إطلاق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830">
      <w:pPr>
        <w:numPr>
          <w:ilvl w:val="0"/>
          <w:numId w:val="26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Trigger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Tag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يبدأ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بـ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v1.3.0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831">
      <w:pPr>
        <w:numPr>
          <w:ilvl w:val="0"/>
          <w:numId w:val="26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Production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تدريجي</w:t>
      </w:r>
      <w:r w:rsidDel="00000000" w:rsidR="00000000" w:rsidRPr="00000000">
        <w:rPr>
          <w:rtl w:val="1"/>
        </w:rPr>
        <w:t xml:space="preserve"> 10%) +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Submit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3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5nd5mhdkf2jy" w:id="242"/>
      <w:bookmarkEnd w:id="24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بوابات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Release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Gates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33">
      <w:pPr>
        <w:numPr>
          <w:ilvl w:val="0"/>
          <w:numId w:val="9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analyze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4">
      <w:pPr>
        <w:numPr>
          <w:ilvl w:val="0"/>
          <w:numId w:val="9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test --coverage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20%).</w:t>
      </w:r>
    </w:p>
    <w:p w:rsidR="00000000" w:rsidDel="00000000" w:rsidP="00000000" w:rsidRDefault="00000000" w:rsidRPr="00000000" w14:paraId="00000835">
      <w:pPr>
        <w:numPr>
          <w:ilvl w:val="0"/>
          <w:numId w:val="9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Crashlytics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إطلاقه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6">
      <w:pPr>
        <w:numPr>
          <w:ilvl w:val="0"/>
          <w:numId w:val="9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TTI</w:t>
      </w:r>
      <w:r w:rsidDel="00000000" w:rsidR="00000000" w:rsidRPr="00000000">
        <w:rPr>
          <w:rtl w:val="0"/>
        </w:rPr>
        <w:t xml:space="preserve"> &lt; 3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متوسطة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c39ahkrphvpr" w:id="243"/>
      <w:bookmarkEnd w:id="24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تنبيهات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Alerts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38">
      <w:pPr>
        <w:numPr>
          <w:ilvl w:val="0"/>
          <w:numId w:val="4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SLACK_WEBHOOK_URL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39">
      <w:pPr>
        <w:numPr>
          <w:ilvl w:val="0"/>
          <w:numId w:val="4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والرابط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1f4oy2d3uj8h" w:id="244"/>
      <w:bookmarkEnd w:id="24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أفضل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ممارسات</w:t>
      </w:r>
    </w:p>
    <w:p w:rsidR="00000000" w:rsidDel="00000000" w:rsidP="00000000" w:rsidRDefault="00000000" w:rsidRPr="00000000" w14:paraId="0000083B">
      <w:pPr>
        <w:numPr>
          <w:ilvl w:val="0"/>
          <w:numId w:val="5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Conventional Commits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C">
      <w:pPr>
        <w:numPr>
          <w:ilvl w:val="0"/>
          <w:numId w:val="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Gradle/CocoaPods cache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D">
      <w:pPr>
        <w:numPr>
          <w:ilvl w:val="0"/>
          <w:numId w:val="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Staged Rollout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للأندرويد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: 10% → 50% → 100%.</w:t>
      </w:r>
    </w:p>
    <w:p w:rsidR="00000000" w:rsidDel="00000000" w:rsidP="00000000" w:rsidRDefault="00000000" w:rsidRPr="00000000" w14:paraId="0000083E">
      <w:pPr>
        <w:numPr>
          <w:ilvl w:val="0"/>
          <w:numId w:val="5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Secrets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pStyle w:val="Heading2"/>
        <w:keepNext w:val="0"/>
        <w:keepLines w:val="0"/>
        <w:bidi w:val="1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z7rqa3ym5oqt" w:id="245"/>
      <w:bookmarkEnd w:id="24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ملف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جاهز</w:t>
      </w:r>
      <w:r w:rsidDel="00000000" w:rsidR="00000000" w:rsidRPr="00000000">
        <w:rPr>
          <w:b w:val="1"/>
          <w:sz w:val="34"/>
          <w:szCs w:val="34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codemagic.yaml</w:t>
      </w:r>
    </w:p>
    <w:p w:rsidR="00000000" w:rsidDel="00000000" w:rsidP="00000000" w:rsidRDefault="00000000" w:rsidRPr="00000000" w14:paraId="00000841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Zahraah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workflows:</w:t>
      </w:r>
    </w:p>
    <w:p w:rsidR="00000000" w:rsidDel="00000000" w:rsidP="00000000" w:rsidRDefault="00000000" w:rsidRPr="00000000" w14:paraId="000008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develop:</w:t>
      </w:r>
    </w:p>
    <w:p w:rsidR="00000000" w:rsidDel="00000000" w:rsidP="00000000" w:rsidRDefault="00000000" w:rsidRPr="00000000" w14:paraId="000008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name: Dev – Internal QA</w:t>
      </w:r>
    </w:p>
    <w:p w:rsidR="00000000" w:rsidDel="00000000" w:rsidP="00000000" w:rsidRDefault="00000000" w:rsidRPr="00000000" w14:paraId="000008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max_build_duration: 60</w:t>
      </w:r>
    </w:p>
    <w:p w:rsidR="00000000" w:rsidDel="00000000" w:rsidP="00000000" w:rsidRDefault="00000000" w:rsidRPr="00000000" w14:paraId="000008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environment:</w:t>
      </w:r>
    </w:p>
    <w:p w:rsidR="00000000" w:rsidDel="00000000" w:rsidP="00000000" w:rsidRDefault="00000000" w:rsidRPr="00000000" w14:paraId="000008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flutter: stable</w:t>
      </w:r>
    </w:p>
    <w:p w:rsidR="00000000" w:rsidDel="00000000" w:rsidP="00000000" w:rsidRDefault="00000000" w:rsidRPr="00000000" w14:paraId="000008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vars:</w:t>
      </w:r>
    </w:p>
    <w:p w:rsidR="00000000" w:rsidDel="00000000" w:rsidP="00000000" w:rsidRDefault="00000000" w:rsidRPr="00000000" w14:paraId="000008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APP_FLAVOR: dev</w:t>
      </w:r>
    </w:p>
    <w:p w:rsidR="00000000" w:rsidDel="00000000" w:rsidP="00000000" w:rsidRDefault="00000000" w:rsidRPr="00000000" w14:paraId="000008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groups:</w:t>
      </w:r>
    </w:p>
    <w:p w:rsidR="00000000" w:rsidDel="00000000" w:rsidP="00000000" w:rsidRDefault="00000000" w:rsidRPr="00000000" w14:paraId="000008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android_keystore</w:t>
      </w:r>
    </w:p>
    <w:p w:rsidR="00000000" w:rsidDel="00000000" w:rsidP="00000000" w:rsidRDefault="00000000" w:rsidRPr="00000000" w14:paraId="000008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firebase_dist</w:t>
      </w:r>
    </w:p>
    <w:p w:rsidR="00000000" w:rsidDel="00000000" w:rsidP="00000000" w:rsidRDefault="00000000" w:rsidRPr="00000000" w14:paraId="000008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notifiers</w:t>
      </w:r>
    </w:p>
    <w:p w:rsidR="00000000" w:rsidDel="00000000" w:rsidP="00000000" w:rsidRDefault="00000000" w:rsidRPr="00000000" w14:paraId="000008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scripts:</w:t>
      </w:r>
    </w:p>
    <w:p w:rsidR="00000000" w:rsidDel="00000000" w:rsidP="00000000" w:rsidRDefault="00000000" w:rsidRPr="00000000" w14:paraId="000008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flutter pub get</w:t>
      </w:r>
    </w:p>
    <w:p w:rsidR="00000000" w:rsidDel="00000000" w:rsidP="00000000" w:rsidRDefault="00000000" w:rsidRPr="00000000" w14:paraId="000008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flutter analyze</w:t>
      </w:r>
    </w:p>
    <w:p w:rsidR="00000000" w:rsidDel="00000000" w:rsidP="00000000" w:rsidRDefault="00000000" w:rsidRPr="00000000" w14:paraId="000008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flutter test --coverage</w:t>
      </w:r>
    </w:p>
    <w:p w:rsidR="00000000" w:rsidDel="00000000" w:rsidP="00000000" w:rsidRDefault="00000000" w:rsidRPr="00000000" w14:paraId="000008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flutter build apk --flavor $APP_FLAVOR --debug</w:t>
      </w:r>
    </w:p>
    <w:p w:rsidR="00000000" w:rsidDel="00000000" w:rsidP="00000000" w:rsidRDefault="00000000" w:rsidRPr="00000000" w14:paraId="000008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# - |</w:t>
      </w:r>
    </w:p>
    <w:p w:rsidR="00000000" w:rsidDel="00000000" w:rsidP="00000000" w:rsidRDefault="00000000" w:rsidRPr="00000000" w14:paraId="000008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#   firebase appdistribution:distribute build/app/outputs/flutter-apk/app-dev-debug.apk \</w:t>
      </w:r>
    </w:p>
    <w:p w:rsidR="00000000" w:rsidDel="00000000" w:rsidP="00000000" w:rsidRDefault="00000000" w:rsidRPr="00000000" w14:paraId="000008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#     --app $FIREBASE_ANDROID_DEV_APP_ID \</w:t>
      </w:r>
    </w:p>
    <w:p w:rsidR="00000000" w:rsidDel="00000000" w:rsidP="00000000" w:rsidRDefault="00000000" w:rsidRPr="00000000" w14:paraId="000008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#     --groups "qa"</w:t>
      </w:r>
    </w:p>
    <w:p w:rsidR="00000000" w:rsidDel="00000000" w:rsidP="00000000" w:rsidRDefault="00000000" w:rsidRPr="00000000" w14:paraId="000008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artifacts:</w:t>
      </w:r>
    </w:p>
    <w:p w:rsidR="00000000" w:rsidDel="00000000" w:rsidP="00000000" w:rsidRDefault="00000000" w:rsidRPr="00000000" w14:paraId="000008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build/app/outputs/**/*.apk</w:t>
      </w:r>
    </w:p>
    <w:p w:rsidR="00000000" w:rsidDel="00000000" w:rsidP="00000000" w:rsidRDefault="00000000" w:rsidRPr="00000000" w14:paraId="000008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publishing:</w:t>
      </w:r>
    </w:p>
    <w:p w:rsidR="00000000" w:rsidDel="00000000" w:rsidP="00000000" w:rsidRDefault="00000000" w:rsidRPr="00000000" w14:paraId="000008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scripts:</w:t>
      </w:r>
    </w:p>
    <w:p w:rsidR="00000000" w:rsidDel="00000000" w:rsidP="00000000" w:rsidRDefault="00000000" w:rsidRPr="00000000" w14:paraId="000008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|</w:t>
      </w:r>
    </w:p>
    <w:p w:rsidR="00000000" w:rsidDel="00000000" w:rsidP="00000000" w:rsidRDefault="00000000" w:rsidRPr="00000000" w14:paraId="000008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if [ -n "$SLACK_WEBHOOK_URL" ]; then</w:t>
      </w:r>
    </w:p>
    <w:p w:rsidR="00000000" w:rsidDel="00000000" w:rsidP="00000000" w:rsidRDefault="00000000" w:rsidRPr="00000000" w14:paraId="000008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curl -X POST -H 'Content-type: application/json' \</w:t>
      </w:r>
    </w:p>
    <w:p w:rsidR="00000000" w:rsidDel="00000000" w:rsidP="00000000" w:rsidRDefault="00000000" w:rsidRPr="00000000" w14:paraId="000008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   --data '{"text":"✅ Dev build finished: '$CM_COMMIT'"}' $SLACK_WEBHOOK_URL</w:t>
      </w:r>
    </w:p>
    <w:p w:rsidR="00000000" w:rsidDel="00000000" w:rsidP="00000000" w:rsidRDefault="00000000" w:rsidRPr="00000000" w14:paraId="000008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fi</w:t>
      </w:r>
    </w:p>
    <w:p w:rsidR="00000000" w:rsidDel="00000000" w:rsidP="00000000" w:rsidRDefault="00000000" w:rsidRPr="00000000" w14:paraId="000008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staging:</w:t>
      </w:r>
    </w:p>
    <w:p w:rsidR="00000000" w:rsidDel="00000000" w:rsidP="00000000" w:rsidRDefault="00000000" w:rsidRPr="00000000" w14:paraId="000008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name: Staging – Stores (Internal)</w:t>
      </w:r>
    </w:p>
    <w:p w:rsidR="00000000" w:rsidDel="00000000" w:rsidP="00000000" w:rsidRDefault="00000000" w:rsidRPr="00000000" w14:paraId="000008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max_build_duration: 90</w:t>
      </w:r>
    </w:p>
    <w:p w:rsidR="00000000" w:rsidDel="00000000" w:rsidP="00000000" w:rsidRDefault="00000000" w:rsidRPr="00000000" w14:paraId="000008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environment:</w:t>
      </w:r>
    </w:p>
    <w:p w:rsidR="00000000" w:rsidDel="00000000" w:rsidP="00000000" w:rsidRDefault="00000000" w:rsidRPr="00000000" w14:paraId="000008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flutter: stable</w:t>
      </w:r>
    </w:p>
    <w:p w:rsidR="00000000" w:rsidDel="00000000" w:rsidP="00000000" w:rsidRDefault="00000000" w:rsidRPr="00000000" w14:paraId="000008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vars:</w:t>
      </w:r>
    </w:p>
    <w:p w:rsidR="00000000" w:rsidDel="00000000" w:rsidP="00000000" w:rsidRDefault="00000000" w:rsidRPr="00000000" w14:paraId="000008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APP_FLAVOR: staging</w:t>
      </w:r>
    </w:p>
    <w:p w:rsidR="00000000" w:rsidDel="00000000" w:rsidP="00000000" w:rsidRDefault="00000000" w:rsidRPr="00000000" w14:paraId="000008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groups:</w:t>
      </w:r>
    </w:p>
    <w:p w:rsidR="00000000" w:rsidDel="00000000" w:rsidP="00000000" w:rsidRDefault="00000000" w:rsidRPr="00000000" w14:paraId="000008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android_keystore</w:t>
      </w:r>
    </w:p>
    <w:p w:rsidR="00000000" w:rsidDel="00000000" w:rsidP="00000000" w:rsidRDefault="00000000" w:rsidRPr="00000000" w14:paraId="000008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ios_connect_api</w:t>
      </w:r>
    </w:p>
    <w:p w:rsidR="00000000" w:rsidDel="00000000" w:rsidP="00000000" w:rsidRDefault="00000000" w:rsidRPr="00000000" w14:paraId="000008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play_console</w:t>
      </w:r>
    </w:p>
    <w:p w:rsidR="00000000" w:rsidDel="00000000" w:rsidP="00000000" w:rsidRDefault="00000000" w:rsidRPr="00000000" w14:paraId="000008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notifiers</w:t>
      </w:r>
    </w:p>
    <w:p w:rsidR="00000000" w:rsidDel="00000000" w:rsidP="00000000" w:rsidRDefault="00000000" w:rsidRPr="00000000" w14:paraId="000008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scripts:</w:t>
      </w:r>
    </w:p>
    <w:p w:rsidR="00000000" w:rsidDel="00000000" w:rsidP="00000000" w:rsidRDefault="00000000" w:rsidRPr="00000000" w14:paraId="000008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flutter pub get</w:t>
      </w:r>
    </w:p>
    <w:p w:rsidR="00000000" w:rsidDel="00000000" w:rsidP="00000000" w:rsidRDefault="00000000" w:rsidRPr="00000000" w14:paraId="000008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flutter analyze</w:t>
      </w:r>
    </w:p>
    <w:p w:rsidR="00000000" w:rsidDel="00000000" w:rsidP="00000000" w:rsidRDefault="00000000" w:rsidRPr="00000000" w14:paraId="000008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flutter test --coverage</w:t>
      </w:r>
    </w:p>
    <w:p w:rsidR="00000000" w:rsidDel="00000000" w:rsidP="00000000" w:rsidRDefault="00000000" w:rsidRPr="00000000" w14:paraId="000008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flutter build appbundle --flavor $APP_FLAVOR --release</w:t>
      </w:r>
    </w:p>
    <w:p w:rsidR="00000000" w:rsidDel="00000000" w:rsidP="00000000" w:rsidRDefault="00000000" w:rsidRPr="00000000" w14:paraId="000008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flutter build ipa --flavor $APP_FLAVOR --release</w:t>
      </w:r>
    </w:p>
    <w:p w:rsidR="00000000" w:rsidDel="00000000" w:rsidP="00000000" w:rsidRDefault="00000000" w:rsidRPr="00000000" w14:paraId="000008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artifacts:</w:t>
      </w:r>
    </w:p>
    <w:p w:rsidR="00000000" w:rsidDel="00000000" w:rsidP="00000000" w:rsidRDefault="00000000" w:rsidRPr="00000000" w14:paraId="000008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build/app/outputs/**/*.aab</w:t>
      </w:r>
    </w:p>
    <w:p w:rsidR="00000000" w:rsidDel="00000000" w:rsidP="00000000" w:rsidRDefault="00000000" w:rsidRPr="00000000" w14:paraId="000008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build/ios/ipa/*.ipa</w:t>
      </w:r>
    </w:p>
    <w:p w:rsidR="00000000" w:rsidDel="00000000" w:rsidP="00000000" w:rsidRDefault="00000000" w:rsidRPr="00000000" w14:paraId="000008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publishing:</w:t>
      </w:r>
    </w:p>
    <w:p w:rsidR="00000000" w:rsidDel="00000000" w:rsidP="00000000" w:rsidRDefault="00000000" w:rsidRPr="00000000" w14:paraId="000008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google_play:</w:t>
      </w:r>
    </w:p>
    <w:p w:rsidR="00000000" w:rsidDel="00000000" w:rsidP="00000000" w:rsidRDefault="00000000" w:rsidRPr="00000000" w14:paraId="000008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credentials: $PLAY_SERVICE_ACCOUNT_JSON</w:t>
      </w:r>
    </w:p>
    <w:p w:rsidR="00000000" w:rsidDel="00000000" w:rsidP="00000000" w:rsidRDefault="00000000" w:rsidRPr="00000000" w14:paraId="000008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track: internal</w:t>
      </w:r>
    </w:p>
    <w:p w:rsidR="00000000" w:rsidDel="00000000" w:rsidP="00000000" w:rsidRDefault="00000000" w:rsidRPr="00000000" w14:paraId="000008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app_store_connect:</w:t>
      </w:r>
    </w:p>
    <w:p w:rsidR="00000000" w:rsidDel="00000000" w:rsidP="00000000" w:rsidRDefault="00000000" w:rsidRPr="00000000" w14:paraId="000008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issuer_id: $ASC_ISSUER_ID</w:t>
      </w:r>
    </w:p>
    <w:p w:rsidR="00000000" w:rsidDel="00000000" w:rsidP="00000000" w:rsidRDefault="00000000" w:rsidRPr="00000000" w14:paraId="000008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key_identifier: $ASC_KEY_ID</w:t>
      </w:r>
    </w:p>
    <w:p w:rsidR="00000000" w:rsidDel="00000000" w:rsidP="00000000" w:rsidRDefault="00000000" w:rsidRPr="00000000" w14:paraId="000008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private_key: $ASC_PRIVATE_KEY</w:t>
      </w:r>
    </w:p>
    <w:p w:rsidR="00000000" w:rsidDel="00000000" w:rsidP="00000000" w:rsidRDefault="00000000" w:rsidRPr="00000000" w14:paraId="000008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submit_to_testflight: true</w:t>
      </w:r>
    </w:p>
    <w:p w:rsidR="00000000" w:rsidDel="00000000" w:rsidP="00000000" w:rsidRDefault="00000000" w:rsidRPr="00000000" w14:paraId="000008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scripts:</w:t>
      </w:r>
    </w:p>
    <w:p w:rsidR="00000000" w:rsidDel="00000000" w:rsidP="00000000" w:rsidRDefault="00000000" w:rsidRPr="00000000" w14:paraId="000008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|</w:t>
      </w:r>
    </w:p>
    <w:p w:rsidR="00000000" w:rsidDel="00000000" w:rsidP="00000000" w:rsidRDefault="00000000" w:rsidRPr="00000000" w14:paraId="000008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if [ -n "$SLACK_WEBHOOK_URL" ]; then</w:t>
      </w:r>
    </w:p>
    <w:p w:rsidR="00000000" w:rsidDel="00000000" w:rsidP="00000000" w:rsidRDefault="00000000" w:rsidRPr="00000000" w14:paraId="000008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curl -X POST -H 'Content-type: application/json' \</w:t>
      </w:r>
    </w:p>
    <w:p w:rsidR="00000000" w:rsidDel="00000000" w:rsidP="00000000" w:rsidRDefault="00000000" w:rsidRPr="00000000" w14:paraId="000008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--data '{"text":"🚀 Staging uploaded to Internal/TestFlight for '$CM_BRANCH'"}' $SLACK_WEBHOOK_URL</w:t>
      </w:r>
    </w:p>
    <w:p w:rsidR="00000000" w:rsidDel="00000000" w:rsidP="00000000" w:rsidRDefault="00000000" w:rsidRPr="00000000" w14:paraId="000008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fi</w:t>
      </w:r>
    </w:p>
    <w:p w:rsidR="00000000" w:rsidDel="00000000" w:rsidP="00000000" w:rsidRDefault="00000000" w:rsidRPr="00000000" w14:paraId="000008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production:</w:t>
      </w:r>
    </w:p>
    <w:p w:rsidR="00000000" w:rsidDel="00000000" w:rsidP="00000000" w:rsidRDefault="00000000" w:rsidRPr="00000000" w14:paraId="000008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name: Production – Stores</w:t>
      </w:r>
    </w:p>
    <w:p w:rsidR="00000000" w:rsidDel="00000000" w:rsidP="00000000" w:rsidRDefault="00000000" w:rsidRPr="00000000" w14:paraId="000008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max_build_duration: 120</w:t>
      </w:r>
    </w:p>
    <w:p w:rsidR="00000000" w:rsidDel="00000000" w:rsidP="00000000" w:rsidRDefault="00000000" w:rsidRPr="00000000" w14:paraId="000008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environment:</w:t>
      </w:r>
    </w:p>
    <w:p w:rsidR="00000000" w:rsidDel="00000000" w:rsidP="00000000" w:rsidRDefault="00000000" w:rsidRPr="00000000" w14:paraId="000008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flutter: stable</w:t>
      </w:r>
    </w:p>
    <w:p w:rsidR="00000000" w:rsidDel="00000000" w:rsidP="00000000" w:rsidRDefault="00000000" w:rsidRPr="00000000" w14:paraId="000008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vars:</w:t>
      </w:r>
    </w:p>
    <w:p w:rsidR="00000000" w:rsidDel="00000000" w:rsidP="00000000" w:rsidRDefault="00000000" w:rsidRPr="00000000" w14:paraId="000008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APP_FLAVOR: prod</w:t>
      </w:r>
    </w:p>
    <w:p w:rsidR="00000000" w:rsidDel="00000000" w:rsidP="00000000" w:rsidRDefault="00000000" w:rsidRPr="00000000" w14:paraId="000008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groups:</w:t>
      </w:r>
    </w:p>
    <w:p w:rsidR="00000000" w:rsidDel="00000000" w:rsidP="00000000" w:rsidRDefault="00000000" w:rsidRPr="00000000" w14:paraId="000008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android_keystore</w:t>
      </w:r>
    </w:p>
    <w:p w:rsidR="00000000" w:rsidDel="00000000" w:rsidP="00000000" w:rsidRDefault="00000000" w:rsidRPr="00000000" w14:paraId="000008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ios_connect_api</w:t>
      </w:r>
    </w:p>
    <w:p w:rsidR="00000000" w:rsidDel="00000000" w:rsidP="00000000" w:rsidRDefault="00000000" w:rsidRPr="00000000" w14:paraId="000008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play_console</w:t>
      </w:r>
    </w:p>
    <w:p w:rsidR="00000000" w:rsidDel="00000000" w:rsidP="00000000" w:rsidRDefault="00000000" w:rsidRPr="00000000" w14:paraId="000008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notifiers</w:t>
      </w:r>
    </w:p>
    <w:p w:rsidR="00000000" w:rsidDel="00000000" w:rsidP="00000000" w:rsidRDefault="00000000" w:rsidRPr="00000000" w14:paraId="000008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triggering:</w:t>
      </w:r>
    </w:p>
    <w:p w:rsidR="00000000" w:rsidDel="00000000" w:rsidP="00000000" w:rsidRDefault="00000000" w:rsidRPr="00000000" w14:paraId="000008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events:</w:t>
      </w:r>
    </w:p>
    <w:p w:rsidR="00000000" w:rsidDel="00000000" w:rsidP="00000000" w:rsidRDefault="00000000" w:rsidRPr="00000000" w14:paraId="000008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tag</w:t>
      </w:r>
    </w:p>
    <w:p w:rsidR="00000000" w:rsidDel="00000000" w:rsidP="00000000" w:rsidRDefault="00000000" w:rsidRPr="00000000" w14:paraId="000008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branch_patterns:</w:t>
      </w:r>
    </w:p>
    <w:p w:rsidR="00000000" w:rsidDel="00000000" w:rsidP="00000000" w:rsidRDefault="00000000" w:rsidRPr="00000000" w14:paraId="000008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pattern: 'v*'</w:t>
      </w:r>
    </w:p>
    <w:p w:rsidR="00000000" w:rsidDel="00000000" w:rsidP="00000000" w:rsidRDefault="00000000" w:rsidRPr="00000000" w14:paraId="000008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include: true</w:t>
      </w:r>
    </w:p>
    <w:p w:rsidR="00000000" w:rsidDel="00000000" w:rsidP="00000000" w:rsidRDefault="00000000" w:rsidRPr="00000000" w14:paraId="000008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source: true</w:t>
      </w:r>
    </w:p>
    <w:p w:rsidR="00000000" w:rsidDel="00000000" w:rsidP="00000000" w:rsidRDefault="00000000" w:rsidRPr="00000000" w14:paraId="000008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scripts:</w:t>
      </w:r>
    </w:p>
    <w:p w:rsidR="00000000" w:rsidDel="00000000" w:rsidP="00000000" w:rsidRDefault="00000000" w:rsidRPr="00000000" w14:paraId="000008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flutter pub get</w:t>
      </w:r>
    </w:p>
    <w:p w:rsidR="00000000" w:rsidDel="00000000" w:rsidP="00000000" w:rsidRDefault="00000000" w:rsidRPr="00000000" w14:paraId="000008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flutter analyze</w:t>
      </w:r>
    </w:p>
    <w:p w:rsidR="00000000" w:rsidDel="00000000" w:rsidP="00000000" w:rsidRDefault="00000000" w:rsidRPr="00000000" w14:paraId="000008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flutter test --coverage</w:t>
      </w:r>
    </w:p>
    <w:p w:rsidR="00000000" w:rsidDel="00000000" w:rsidP="00000000" w:rsidRDefault="00000000" w:rsidRPr="00000000" w14:paraId="000008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flutter build appbundle --flavor $APP_FLAVOR --release</w:t>
      </w:r>
    </w:p>
    <w:p w:rsidR="00000000" w:rsidDel="00000000" w:rsidP="00000000" w:rsidRDefault="00000000" w:rsidRPr="00000000" w14:paraId="000008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flutter build ipa --flavor $APP_FLAVOR --release</w:t>
      </w:r>
    </w:p>
    <w:p w:rsidR="00000000" w:rsidDel="00000000" w:rsidP="00000000" w:rsidRDefault="00000000" w:rsidRPr="00000000" w14:paraId="000008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artifacts:</w:t>
      </w:r>
    </w:p>
    <w:p w:rsidR="00000000" w:rsidDel="00000000" w:rsidP="00000000" w:rsidRDefault="00000000" w:rsidRPr="00000000" w14:paraId="000008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build/app/outputs/**/*.aab</w:t>
      </w:r>
    </w:p>
    <w:p w:rsidR="00000000" w:rsidDel="00000000" w:rsidP="00000000" w:rsidRDefault="00000000" w:rsidRPr="00000000" w14:paraId="000008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build/ios/ipa/*.ipa</w:t>
      </w:r>
    </w:p>
    <w:p w:rsidR="00000000" w:rsidDel="00000000" w:rsidP="00000000" w:rsidRDefault="00000000" w:rsidRPr="00000000" w14:paraId="000008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publishing:</w:t>
      </w:r>
    </w:p>
    <w:p w:rsidR="00000000" w:rsidDel="00000000" w:rsidP="00000000" w:rsidRDefault="00000000" w:rsidRPr="00000000" w14:paraId="000008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google_play:</w:t>
      </w:r>
    </w:p>
    <w:p w:rsidR="00000000" w:rsidDel="00000000" w:rsidP="00000000" w:rsidRDefault="00000000" w:rsidRPr="00000000" w14:paraId="000008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credentials: $PLAY_SERVICE_ACCOUNT_JSON</w:t>
      </w:r>
    </w:p>
    <w:p w:rsidR="00000000" w:rsidDel="00000000" w:rsidP="00000000" w:rsidRDefault="00000000" w:rsidRPr="00000000" w14:paraId="000008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track: production</w:t>
      </w:r>
    </w:p>
    <w:p w:rsidR="00000000" w:rsidDel="00000000" w:rsidP="00000000" w:rsidRDefault="00000000" w:rsidRPr="00000000" w14:paraId="000008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rollout:</w:t>
      </w:r>
    </w:p>
    <w:p w:rsidR="00000000" w:rsidDel="00000000" w:rsidP="00000000" w:rsidRDefault="00000000" w:rsidRPr="00000000" w14:paraId="000008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fraction: 0.1</w:t>
      </w:r>
    </w:p>
    <w:p w:rsidR="00000000" w:rsidDel="00000000" w:rsidP="00000000" w:rsidRDefault="00000000" w:rsidRPr="00000000" w14:paraId="000008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app_store_connect:</w:t>
      </w:r>
    </w:p>
    <w:p w:rsidR="00000000" w:rsidDel="00000000" w:rsidP="00000000" w:rsidRDefault="00000000" w:rsidRPr="00000000" w14:paraId="000008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issuer_id: $ASC_ISSUER_ID</w:t>
      </w:r>
    </w:p>
    <w:p w:rsidR="00000000" w:rsidDel="00000000" w:rsidP="00000000" w:rsidRDefault="00000000" w:rsidRPr="00000000" w14:paraId="000008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key_identifier: $ASC_KEY_ID</w:t>
      </w:r>
    </w:p>
    <w:p w:rsidR="00000000" w:rsidDel="00000000" w:rsidP="00000000" w:rsidRDefault="00000000" w:rsidRPr="00000000" w14:paraId="000008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private_key: $ASC_PRIVATE_KEY</w:t>
      </w:r>
    </w:p>
    <w:p w:rsidR="00000000" w:rsidDel="00000000" w:rsidP="00000000" w:rsidRDefault="00000000" w:rsidRPr="00000000" w14:paraId="000008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submit_to_app_store: true</w:t>
      </w:r>
    </w:p>
    <w:p w:rsidR="00000000" w:rsidDel="00000000" w:rsidP="00000000" w:rsidRDefault="00000000" w:rsidRPr="00000000" w14:paraId="000008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submit_to_testflight: false</w:t>
      </w:r>
    </w:p>
    <w:p w:rsidR="00000000" w:rsidDel="00000000" w:rsidP="00000000" w:rsidRDefault="00000000" w:rsidRPr="00000000" w14:paraId="000008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scripts:</w:t>
      </w:r>
    </w:p>
    <w:p w:rsidR="00000000" w:rsidDel="00000000" w:rsidP="00000000" w:rsidRDefault="00000000" w:rsidRPr="00000000" w14:paraId="000008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|</w:t>
      </w:r>
    </w:p>
    <w:p w:rsidR="00000000" w:rsidDel="00000000" w:rsidP="00000000" w:rsidRDefault="00000000" w:rsidRPr="00000000" w14:paraId="000008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if [ -n "$SLACK_WEBHOOK_URL" ]; then</w:t>
      </w:r>
    </w:p>
    <w:p w:rsidR="00000000" w:rsidDel="00000000" w:rsidP="00000000" w:rsidRDefault="00000000" w:rsidRPr="00000000" w14:paraId="000008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curl -X POST -H 'Content-type: application/json' \</w:t>
      </w:r>
    </w:p>
    <w:p w:rsidR="00000000" w:rsidDel="00000000" w:rsidP="00000000" w:rsidRDefault="00000000" w:rsidRPr="00000000" w14:paraId="000008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--data '{"text":"🎉 Production released tag '$CM_TAG'"}' $SLACK_WEBHOOK_URL</w:t>
      </w:r>
    </w:p>
    <w:p w:rsidR="00000000" w:rsidDel="00000000" w:rsidP="00000000" w:rsidRDefault="00000000" w:rsidRPr="00000000" w14:paraId="000008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fi</w:t>
      </w:r>
    </w:p>
    <w:p w:rsidR="00000000" w:rsidDel="00000000" w:rsidP="00000000" w:rsidRDefault="00000000" w:rsidRPr="00000000" w14:paraId="000008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l7f7hp47bfwp" w:id="246"/>
      <w:bookmarkEnd w:id="24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سكربت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اختياري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لزيادة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buildNumber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تلقائي</w:t>
      </w:r>
      <w:r w:rsidDel="00000000" w:rsidR="00000000" w:rsidRPr="00000000">
        <w:rPr>
          <w:b w:val="1"/>
          <w:sz w:val="34"/>
          <w:szCs w:val="34"/>
          <w:rtl w:val="1"/>
        </w:rPr>
        <w:t xml:space="preserve">ً</w:t>
      </w:r>
      <w:r w:rsidDel="00000000" w:rsidR="00000000" w:rsidRPr="00000000">
        <w:rPr>
          <w:b w:val="1"/>
          <w:sz w:val="34"/>
          <w:szCs w:val="34"/>
          <w:rtl w:val="1"/>
        </w:rPr>
        <w:t xml:space="preserve">ا</w:t>
      </w:r>
    </w:p>
    <w:p w:rsidR="00000000" w:rsidDel="00000000" w:rsidP="00000000" w:rsidRDefault="00000000" w:rsidRPr="00000000" w14:paraId="000008B7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أض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scripts: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#!/usr/bin/env bash</w:t>
      </w:r>
    </w:p>
    <w:p w:rsidR="00000000" w:rsidDel="00000000" w:rsidP="00000000" w:rsidRDefault="00000000" w:rsidRPr="00000000" w14:paraId="000008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-e</w:t>
      </w:r>
    </w:p>
    <w:p w:rsidR="00000000" w:rsidDel="00000000" w:rsidP="00000000" w:rsidRDefault="00000000" w:rsidRPr="00000000" w14:paraId="000008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CURRENT=$(grep '^version:' pubspec.yaml | awk '{print $2}')</w:t>
      </w:r>
    </w:p>
    <w:p w:rsidR="00000000" w:rsidDel="00000000" w:rsidP="00000000" w:rsidRDefault="00000000" w:rsidRPr="00000000" w14:paraId="000008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BASE=${CURRENT%+*}</w:t>
      </w:r>
    </w:p>
    <w:p w:rsidR="00000000" w:rsidDel="00000000" w:rsidP="00000000" w:rsidRDefault="00000000" w:rsidRPr="00000000" w14:paraId="000008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BUILD=${CURRENT#*+}</w:t>
      </w:r>
    </w:p>
    <w:p w:rsidR="00000000" w:rsidDel="00000000" w:rsidP="00000000" w:rsidRDefault="00000000" w:rsidRPr="00000000" w14:paraId="000008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[[ "$BUILD" == "$CURRENT" ]]; then BUILD=0; fi</w:t>
      </w:r>
    </w:p>
    <w:p w:rsidR="00000000" w:rsidDel="00000000" w:rsidP="00000000" w:rsidRDefault="00000000" w:rsidRPr="00000000" w14:paraId="000008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NEXT=$((BUILD+1))</w:t>
      </w:r>
    </w:p>
    <w:p w:rsidR="00000000" w:rsidDel="00000000" w:rsidP="00000000" w:rsidRDefault="00000000" w:rsidRPr="00000000" w14:paraId="000008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sed -i.bak "s/^version: .*/version: $BASE+$NEXT/" pubspec.yaml</w:t>
      </w:r>
    </w:p>
    <w:p w:rsidR="00000000" w:rsidDel="00000000" w:rsidP="00000000" w:rsidRDefault="00000000" w:rsidRPr="00000000" w14:paraId="000008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head -n 5 pubspec.yaml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uw90mhg658jm" w:id="247"/>
      <w:bookmarkEnd w:id="24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قائمة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ضبط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سريعة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Checklist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C4">
      <w:pPr>
        <w:numPr>
          <w:ilvl w:val="0"/>
          <w:numId w:val="21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Codemagic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Builds on push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C5">
      <w:pPr>
        <w:numPr>
          <w:ilvl w:val="0"/>
          <w:numId w:val="2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Groups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وأضف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المذكورة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6">
      <w:pPr>
        <w:numPr>
          <w:ilvl w:val="0"/>
          <w:numId w:val="2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Flavors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Gradle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Xcode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المتاجر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C7">
      <w:pPr>
        <w:numPr>
          <w:ilvl w:val="0"/>
          <w:numId w:val="2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Gradle/CocoaPods cache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8">
      <w:pPr>
        <w:numPr>
          <w:ilvl w:val="0"/>
          <w:numId w:val="21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develop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اصنع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v1.0.0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production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C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mmtw9ce82n5x" w:id="248"/>
      <w:bookmarkEnd w:id="24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مشاكل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شائعة</w:t>
      </w:r>
    </w:p>
    <w:p w:rsidR="00000000" w:rsidDel="00000000" w:rsidP="00000000" w:rsidRDefault="00000000" w:rsidRPr="00000000" w14:paraId="000008CA">
      <w:pPr>
        <w:numPr>
          <w:ilvl w:val="0"/>
          <w:numId w:val="1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توقيع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iOS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يفشل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Connect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ASC_*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CB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رفض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Google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Play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Version Code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سكربت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التلقائي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C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عدم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تطابق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Bundle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IDs</w:t>
      </w:r>
      <w:r w:rsidDel="00000000" w:rsidR="00000000" w:rsidRPr="00000000">
        <w:rPr>
          <w:b w:val="1"/>
          <w:rtl w:val="0"/>
        </w:rPr>
        <w:t xml:space="preserve">/ </w:t>
      </w:r>
      <w:r w:rsidDel="00000000" w:rsidR="00000000" w:rsidRPr="00000000">
        <w:rPr>
          <w:b w:val="1"/>
          <w:rtl w:val="0"/>
        </w:rPr>
        <w:t xml:space="preserve">applicationId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Flavors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والمتاجر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D">
      <w:pPr>
        <w:numPr>
          <w:ilvl w:val="0"/>
          <w:numId w:val="1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حجم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IPA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AAB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كبير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--split-debug-info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--obfuscate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التفكيك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l5sobvddu1j0" w:id="249"/>
      <w:bookmarkEnd w:id="24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حد</w:t>
      </w:r>
      <w:r w:rsidDel="00000000" w:rsidR="00000000" w:rsidRPr="00000000">
        <w:rPr>
          <w:b w:val="1"/>
          <w:sz w:val="34"/>
          <w:szCs w:val="34"/>
          <w:rtl w:val="1"/>
        </w:rPr>
        <w:t xml:space="preserve">ّ </w:t>
      </w:r>
      <w:r w:rsidDel="00000000" w:rsidR="00000000" w:rsidRPr="00000000">
        <w:rPr>
          <w:b w:val="1"/>
          <w:sz w:val="34"/>
          <w:szCs w:val="34"/>
          <w:rtl w:val="1"/>
        </w:rPr>
        <w:t xml:space="preserve">أدنى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إلزامي</w:t>
      </w:r>
      <w:r w:rsidDel="00000000" w:rsidR="00000000" w:rsidRPr="00000000">
        <w:rPr>
          <w:b w:val="1"/>
          <w:sz w:val="34"/>
          <w:szCs w:val="34"/>
          <w:rtl w:val="1"/>
        </w:rPr>
        <w:t xml:space="preserve"> “</w:t>
      </w:r>
      <w:r w:rsidDel="00000000" w:rsidR="00000000" w:rsidRPr="00000000">
        <w:rPr>
          <w:b w:val="1"/>
          <w:sz w:val="34"/>
          <w:szCs w:val="34"/>
          <w:rtl w:val="1"/>
        </w:rPr>
        <w:t xml:space="preserve">داخل</w:t>
      </w:r>
      <w:r w:rsidDel="00000000" w:rsidR="00000000" w:rsidRPr="00000000">
        <w:rPr>
          <w:b w:val="1"/>
          <w:sz w:val="34"/>
          <w:szCs w:val="34"/>
          <w:rtl w:val="1"/>
        </w:rPr>
        <w:t xml:space="preserve">”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مستند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بنية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التطبيق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يبدأ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اليوم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D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D4">
      <w:pPr>
        <w:numPr>
          <w:ilvl w:val="0"/>
          <w:numId w:val="22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تشغيل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تلقائي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analyze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format check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Unit tests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1"/>
        </w:rPr>
        <w:t xml:space="preserve">تغطية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≥ 70%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D5">
      <w:pPr>
        <w:numPr>
          <w:ilvl w:val="0"/>
          <w:numId w:val="2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بناء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Debug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6">
      <w:pPr>
        <w:numPr>
          <w:ilvl w:val="0"/>
          <w:numId w:val="2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بوابات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دمج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Gates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D7">
      <w:pPr>
        <w:numPr>
          <w:ilvl w:val="0"/>
          <w:numId w:val="2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حماية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الفروع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مراجعتان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للكود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CODEOWNERS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8">
      <w:pPr>
        <w:numPr>
          <w:ilvl w:val="0"/>
          <w:numId w:val="2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إدارة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أسرار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آمنة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keys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keystore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signing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certs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Codemagic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9">
      <w:pPr>
        <w:numPr>
          <w:ilvl w:val="0"/>
          <w:numId w:val="2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Caching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gradle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A">
      <w:pPr>
        <w:numPr>
          <w:ilvl w:val="0"/>
          <w:numId w:val="22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إشعارات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فشل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Slack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البريد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B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codemagic.yaml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المستودع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w4lvdqkl2tm" w:id="250"/>
      <w:bookmarkEnd w:id="25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توسيع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لاحق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كمرحلة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إصدار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CD</w:t>
      </w:r>
      <w:r w:rsidDel="00000000" w:rsidR="00000000" w:rsidRPr="00000000">
        <w:rPr>
          <w:b w:val="1"/>
          <w:sz w:val="34"/>
          <w:szCs w:val="34"/>
          <w:rtl w:val="1"/>
        </w:rPr>
        <w:t xml:space="preserve">) — “</w:t>
      </w:r>
      <w:r w:rsidDel="00000000" w:rsidR="00000000" w:rsidRPr="00000000">
        <w:rPr>
          <w:b w:val="1"/>
          <w:sz w:val="34"/>
          <w:szCs w:val="34"/>
          <w:rtl w:val="1"/>
        </w:rPr>
        <w:t xml:space="preserve">ملف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منفصل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ملحق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عملي</w:t>
      </w:r>
      <w:r w:rsidDel="00000000" w:rsidR="00000000" w:rsidRPr="00000000">
        <w:rPr>
          <w:b w:val="1"/>
          <w:sz w:val="34"/>
          <w:szCs w:val="34"/>
          <w:rtl w:val="1"/>
        </w:rPr>
        <w:t xml:space="preserve">”</w:t>
      </w:r>
    </w:p>
    <w:p w:rsidR="00000000" w:rsidDel="00000000" w:rsidP="00000000" w:rsidRDefault="00000000" w:rsidRPr="00000000" w14:paraId="000008DD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تفاصيله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ملحق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CD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README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DE">
      <w:pPr>
        <w:numPr>
          <w:ilvl w:val="0"/>
          <w:numId w:val="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توقيع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تلقائي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Release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F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توزيع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مرحلي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Play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Console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Internal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Closed</w:t>
      </w:r>
      <w:r w:rsidDel="00000000" w:rsidR="00000000" w:rsidRPr="00000000">
        <w:rPr>
          <w:rtl w:val="0"/>
        </w:rPr>
        <w:t xml:space="preserve">) + </w:t>
      </w:r>
      <w:r w:rsidDel="00000000" w:rsidR="00000000" w:rsidRPr="00000000">
        <w:rPr>
          <w:rtl w:val="0"/>
        </w:rPr>
        <w:t xml:space="preserve">TestFlight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بنسبة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10% → 50% → 100%.</w:t>
      </w:r>
    </w:p>
    <w:p w:rsidR="00000000" w:rsidDel="00000000" w:rsidP="00000000" w:rsidRDefault="00000000" w:rsidRPr="00000000" w14:paraId="000008E0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رفع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الخرائط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dSYM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Proguard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Sentry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1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رفع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التغطية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والتقارير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Changelog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tags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2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مصفوفة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بيئات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تبديل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--dart-define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E3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تكامل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Release QA Gates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95%).</w:t>
      </w:r>
    </w:p>
    <w:p w:rsidR="00000000" w:rsidDel="00000000" w:rsidP="00000000" w:rsidRDefault="00000000" w:rsidRPr="00000000" w14:paraId="000008E4">
      <w:pPr>
        <w:numPr>
          <w:ilvl w:val="0"/>
          <w:numId w:val="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رجوع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سريع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Rollback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Feature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svprygahf14" w:id="251"/>
      <w:bookmarkEnd w:id="251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الخلاصة</w:t>
      </w:r>
    </w:p>
    <w:p w:rsidR="00000000" w:rsidDel="00000000" w:rsidP="00000000" w:rsidRDefault="00000000" w:rsidRPr="00000000" w14:paraId="000008E6">
      <w:pPr>
        <w:numPr>
          <w:ilvl w:val="0"/>
          <w:numId w:val="24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له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علاقة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مباشرة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بالبنية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الأساسية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الجزء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الحد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الأدنى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Codemagic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كجزء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كحارس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E7">
      <w:pPr>
        <w:numPr>
          <w:ilvl w:val="0"/>
          <w:numId w:val="24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والتفاصيل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التشغيلية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العميقة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التوقيع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للمتاجر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المرحلي</w:t>
      </w:r>
      <w:r w:rsidDel="00000000" w:rsidR="00000000" w:rsidRPr="00000000">
        <w:rPr>
          <w:rtl w:val="1"/>
        </w:rPr>
        <w:t xml:space="preserve">…)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مرحلة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ثانية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ملحق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CD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codemagic.yaml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E8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169xjn6q6a6e" w:id="252"/>
      <w:bookmarkEnd w:id="25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الإضافات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nt96y1x3t9j3" w:id="253"/>
      <w:bookmarkEnd w:id="253"/>
      <w:r w:rsidDel="00000000" w:rsidR="00000000" w:rsidRPr="00000000">
        <w:rPr>
          <w:b w:val="1"/>
          <w:sz w:val="46"/>
          <w:szCs w:val="46"/>
          <w:rtl w:val="1"/>
        </w:rPr>
        <w:t xml:space="preserve">الإضافات</w:t>
      </w:r>
    </w:p>
    <w:p w:rsidR="00000000" w:rsidDel="00000000" w:rsidP="00000000" w:rsidRDefault="00000000" w:rsidRPr="00000000" w14:paraId="000008E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azewxmt8yqce" w:id="254"/>
      <w:bookmarkEnd w:id="25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1.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المنص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Android</w:t>
      </w:r>
      <w:r w:rsidDel="00000000" w:rsidR="00000000" w:rsidRPr="00000000">
        <w:rPr>
          <w:b w:val="1"/>
          <w:sz w:val="34"/>
          <w:szCs w:val="34"/>
          <w:rtl w:val="0"/>
        </w:rPr>
        <w:t xml:space="preserve"> / </w:t>
      </w:r>
      <w:r w:rsidDel="00000000" w:rsidR="00000000" w:rsidRPr="00000000">
        <w:rPr>
          <w:b w:val="1"/>
          <w:sz w:val="34"/>
          <w:szCs w:val="34"/>
          <w:rtl w:val="0"/>
        </w:rPr>
        <w:t xml:space="preserve">iOS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EC">
      <w:pPr>
        <w:numPr>
          <w:ilvl w:val="0"/>
          <w:numId w:val="25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Android</w:t>
      </w:r>
    </w:p>
    <w:p w:rsidR="00000000" w:rsidDel="00000000" w:rsidP="00000000" w:rsidRDefault="00000000" w:rsidRPr="00000000" w14:paraId="000008ED">
      <w:pPr>
        <w:numPr>
          <w:ilvl w:val="1"/>
          <w:numId w:val="25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Notification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permission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13+)، </w:t>
      </w: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E">
      <w:pPr>
        <w:numPr>
          <w:ilvl w:val="1"/>
          <w:numId w:val="25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Backup rules، Network Security config، App Links.</w:t>
      </w:r>
    </w:p>
    <w:p w:rsidR="00000000" w:rsidDel="00000000" w:rsidP="00000000" w:rsidRDefault="00000000" w:rsidRPr="00000000" w14:paraId="000008EF">
      <w:pPr>
        <w:numPr>
          <w:ilvl w:val="1"/>
          <w:numId w:val="25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targetSdk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minSdk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AAB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0">
      <w:pPr>
        <w:numPr>
          <w:ilvl w:val="0"/>
          <w:numId w:val="2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iOS</w:t>
      </w:r>
    </w:p>
    <w:p w:rsidR="00000000" w:rsidDel="00000000" w:rsidP="00000000" w:rsidRDefault="00000000" w:rsidRPr="00000000" w14:paraId="000008F1">
      <w:pPr>
        <w:numPr>
          <w:ilvl w:val="1"/>
          <w:numId w:val="25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capabilities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APS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tl w:val="0"/>
        </w:rPr>
        <w:t xml:space="preserve">Background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الضرورية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F2">
      <w:pPr>
        <w:numPr>
          <w:ilvl w:val="1"/>
          <w:numId w:val="25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3">
      <w:pPr>
        <w:numPr>
          <w:ilvl w:val="1"/>
          <w:numId w:val="25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Privacy Manifest + App Tracking Transparency (ATT).</w:t>
      </w:r>
    </w:p>
    <w:p w:rsidR="00000000" w:rsidDel="00000000" w:rsidP="00000000" w:rsidRDefault="00000000" w:rsidRPr="00000000" w14:paraId="000008F4">
      <w:pPr>
        <w:numPr>
          <w:ilvl w:val="1"/>
          <w:numId w:val="256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Universal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وإعدادات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aq8onl3ekk3c" w:id="255"/>
      <w:bookmarkEnd w:id="25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2.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الأسرار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والأمان</w:t>
      </w:r>
    </w:p>
    <w:p w:rsidR="00000000" w:rsidDel="00000000" w:rsidP="00000000" w:rsidRDefault="00000000" w:rsidRPr="00000000" w14:paraId="000008F7">
      <w:pPr>
        <w:numPr>
          <w:ilvl w:val="0"/>
          <w:numId w:val="28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Encrypted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Secrets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CodeMagic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variables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8">
      <w:pPr>
        <w:numPr>
          <w:ilvl w:val="0"/>
          <w:numId w:val="28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scanner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9">
      <w:pPr>
        <w:numPr>
          <w:ilvl w:val="0"/>
          <w:numId w:val="28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services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 / .</w:t>
      </w:r>
      <w:r w:rsidDel="00000000" w:rsidR="00000000" w:rsidRPr="00000000">
        <w:rPr>
          <w:rtl w:val="0"/>
        </w:rPr>
        <w:t xml:space="preserve">plist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Flavor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حقن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A">
      <w:pPr>
        <w:numPr>
          <w:ilvl w:val="0"/>
          <w:numId w:val="28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Keys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FB">
      <w:pPr>
        <w:numPr>
          <w:ilvl w:val="0"/>
          <w:numId w:val="28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Pinning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F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hnqewzhxaxhc" w:id="256"/>
      <w:bookmarkEnd w:id="25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3.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التحليلات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Observability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FE">
      <w:pPr>
        <w:numPr>
          <w:ilvl w:val="0"/>
          <w:numId w:val="14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إلزام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Monitoring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F">
      <w:pPr>
        <w:numPr>
          <w:ilvl w:val="0"/>
          <w:numId w:val="14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release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channel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buildNumber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بالتحليلات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0">
      <w:pPr>
        <w:numPr>
          <w:ilvl w:val="0"/>
          <w:numId w:val="14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901">
      <w:pPr>
        <w:numPr>
          <w:ilvl w:val="1"/>
          <w:numId w:val="14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Crash-free ≥ 99.5%</w:t>
      </w:r>
    </w:p>
    <w:p w:rsidR="00000000" w:rsidDel="00000000" w:rsidP="00000000" w:rsidRDefault="00000000" w:rsidRPr="00000000" w14:paraId="00000902">
      <w:pPr>
        <w:numPr>
          <w:ilvl w:val="1"/>
          <w:numId w:val="14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ANR &lt; X%</w:t>
      </w:r>
    </w:p>
    <w:p w:rsidR="00000000" w:rsidDel="00000000" w:rsidP="00000000" w:rsidRDefault="00000000" w:rsidRPr="00000000" w14:paraId="00000903">
      <w:pPr>
        <w:numPr>
          <w:ilvl w:val="1"/>
          <w:numId w:val="14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Error Rate API &lt; 2%</w:t>
      </w:r>
    </w:p>
    <w:p w:rsidR="00000000" w:rsidDel="00000000" w:rsidP="00000000" w:rsidRDefault="00000000" w:rsidRPr="00000000" w14:paraId="00000904">
      <w:pPr>
        <w:numPr>
          <w:ilvl w:val="0"/>
          <w:numId w:val="14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analytics_events.md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والمعاملات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جزء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Done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ln1obrxs4k36" w:id="257"/>
      <w:bookmarkEnd w:id="25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4.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داخل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CI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CD</w:t>
      </w:r>
    </w:p>
    <w:p w:rsidR="00000000" w:rsidDel="00000000" w:rsidP="00000000" w:rsidRDefault="00000000" w:rsidRPr="00000000" w14:paraId="00000907">
      <w:pPr>
        <w:numPr>
          <w:ilvl w:val="0"/>
          <w:numId w:val="30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build appbundle --analyze-size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artifact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8">
      <w:pPr>
        <w:numPr>
          <w:ilvl w:val="0"/>
          <w:numId w:val="30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AAB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بنسبة</w:t>
      </w:r>
      <w:r w:rsidDel="00000000" w:rsidR="00000000" w:rsidRPr="00000000">
        <w:rPr>
          <w:rtl w:val="1"/>
        </w:rPr>
        <w:t xml:space="preserve"> &gt;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%.</w:t>
      </w:r>
    </w:p>
    <w:p w:rsidR="00000000" w:rsidDel="00000000" w:rsidP="00000000" w:rsidRDefault="00000000" w:rsidRPr="00000000" w14:paraId="00000909">
      <w:pPr>
        <w:numPr>
          <w:ilvl w:val="0"/>
          <w:numId w:val="30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Device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Matrix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Integration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شاشات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0A">
      <w:pPr>
        <w:numPr>
          <w:ilvl w:val="0"/>
          <w:numId w:val="30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macOS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runner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توفره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0B">
      <w:pPr>
        <w:numPr>
          <w:ilvl w:val="0"/>
          <w:numId w:val="30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hooks</w:t>
      </w:r>
      <w:r w:rsidDel="00000000" w:rsidR="00000000" w:rsidRPr="00000000">
        <w:rPr>
          <w:rtl w:val="0"/>
        </w:rPr>
        <w:t xml:space="preserve">: (</w:t>
      </w:r>
      <w:r w:rsidDel="00000000" w:rsidR="00000000" w:rsidRPr="00000000">
        <w:rPr>
          <w:rtl w:val="0"/>
        </w:rPr>
        <w:t xml:space="preserve">dart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analyze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0C">
      <w:pPr>
        <w:numPr>
          <w:ilvl w:val="0"/>
          <w:numId w:val="30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Goldens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ollf6wo79y1n" w:id="258"/>
      <w:bookmarkEnd w:id="25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5.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النشر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عبر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CodeMagic</w:t>
      </w:r>
      <w:r w:rsidDel="00000000" w:rsidR="00000000" w:rsidRPr="00000000">
        <w:rPr>
          <w:b w:val="1"/>
          <w:sz w:val="34"/>
          <w:szCs w:val="34"/>
          <w:rtl w:val="0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CD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Pipeline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0F">
      <w:pPr>
        <w:numPr>
          <w:ilvl w:val="0"/>
          <w:numId w:val="29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10">
      <w:pPr>
        <w:numPr>
          <w:ilvl w:val="0"/>
          <w:numId w:val="2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Test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Sign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Deploy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911">
      <w:pPr>
        <w:numPr>
          <w:ilvl w:val="1"/>
          <w:numId w:val="29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Firebase App Distribution</w:t>
      </w:r>
    </w:p>
    <w:p w:rsidR="00000000" w:rsidDel="00000000" w:rsidP="00000000" w:rsidRDefault="00000000" w:rsidRPr="00000000" w14:paraId="00000912">
      <w:pPr>
        <w:numPr>
          <w:ilvl w:val="1"/>
          <w:numId w:val="29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TestFlight</w:t>
      </w:r>
    </w:p>
    <w:p w:rsidR="00000000" w:rsidDel="00000000" w:rsidP="00000000" w:rsidRDefault="00000000" w:rsidRPr="00000000" w14:paraId="00000913">
      <w:pPr>
        <w:numPr>
          <w:ilvl w:val="1"/>
          <w:numId w:val="29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Play Console</w:t>
      </w:r>
    </w:p>
    <w:p w:rsidR="00000000" w:rsidDel="00000000" w:rsidP="00000000" w:rsidRDefault="00000000" w:rsidRPr="00000000" w14:paraId="00000914">
      <w:pPr>
        <w:numPr>
          <w:ilvl w:val="0"/>
          <w:numId w:val="2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ومتغيرات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Variables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15">
      <w:pPr>
        <w:numPr>
          <w:ilvl w:val="0"/>
          <w:numId w:val="29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vg67ytuef9ay" w:id="259"/>
      <w:bookmarkEnd w:id="25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6.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الترجمة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والدعم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العربي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RTL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18">
      <w:pPr>
        <w:numPr>
          <w:ilvl w:val="0"/>
          <w:numId w:val="7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.arb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snake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19">
      <w:pPr>
        <w:numPr>
          <w:ilvl w:val="0"/>
          <w:numId w:val="7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plural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select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A">
      <w:pPr>
        <w:numPr>
          <w:ilvl w:val="0"/>
          <w:numId w:val="7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إلزام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Goldens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تكبير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 1.3× / 1.6×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B">
      <w:pPr>
        <w:numPr>
          <w:ilvl w:val="0"/>
          <w:numId w:val="7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شرط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Localization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wymxp7x1ivi0" w:id="260"/>
      <w:bookmarkEnd w:id="26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7.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الشبكة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91E">
      <w:pPr>
        <w:numPr>
          <w:ilvl w:val="0"/>
          <w:numId w:val="40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Pagination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Sorting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Filtering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F">
      <w:pPr>
        <w:numPr>
          <w:ilvl w:val="0"/>
          <w:numId w:val="40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Idempotency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keys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20">
      <w:pPr>
        <w:numPr>
          <w:ilvl w:val="0"/>
          <w:numId w:val="40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Offline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cw7gvcvqylo" w:id="261"/>
      <w:bookmarkEnd w:id="26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0"/>
        </w:rPr>
        <w:t xml:space="preserve">8. </w:t>
      </w:r>
      <w:r w:rsidDel="00000000" w:rsidR="00000000" w:rsidRPr="00000000">
        <w:rPr>
          <w:b w:val="1"/>
          <w:sz w:val="34"/>
          <w:szCs w:val="34"/>
          <w:rtl w:val="0"/>
        </w:rPr>
        <w:t xml:space="preserve">Definition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of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Done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موسع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2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Feature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تعتبر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مكتملة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شملت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924">
      <w:pPr>
        <w:numPr>
          <w:ilvl w:val="0"/>
          <w:numId w:val="6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مربوطة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ختبرة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DebugView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5">
      <w:pPr>
        <w:numPr>
          <w:ilvl w:val="0"/>
          <w:numId w:val="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يلتقط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userId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6">
      <w:pPr>
        <w:numPr>
          <w:ilvl w:val="0"/>
          <w:numId w:val="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مرفق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7">
      <w:pPr>
        <w:numPr>
          <w:ilvl w:val="0"/>
          <w:numId w:val="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Golden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مرفق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8">
      <w:pPr>
        <w:numPr>
          <w:ilvl w:val="0"/>
          <w:numId w:val="6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استيفاء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Checklist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المتجر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Assets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Checklist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29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2551.1811023622045" w:header="720" w:footer="720"/>
          <w:pgNumType w:start="1"/>
        </w:sectPr>
      </w:pPr>
      <w:bookmarkStart w:colFirst="0" w:colLast="0" w:name="_eh0kfztu0wr5" w:id="262"/>
      <w:bookmarkEnd w:id="26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ملاحظات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متعددة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numPr>
          <w:ilvl w:val="0"/>
          <w:numId w:val="289"/>
        </w:numPr>
        <w:bidi w:val="1"/>
        <w:spacing w:after="240"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جدول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قيم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الكاش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ومدة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الـ</w:t>
      </w:r>
      <w:r w:rsidDel="00000000" w:rsidR="00000000" w:rsidRPr="00000000">
        <w:rPr>
          <w:sz w:val="24"/>
          <w:szCs w:val="24"/>
          <w:rtl w:val="0"/>
        </w:rPr>
        <w:t xml:space="preserve">TTL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شاشة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ولكل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Endpoint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سياسة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SWR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بالأرقام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2C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خريطة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الروابط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العميقة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Deep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Universal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Links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التحقق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النطاقات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fallback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سيناريوهات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الاختبار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2D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قنوات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فئات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الإشعارات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وسياسات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الإرسال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TTL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collapse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key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quiet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hours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opt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opt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2E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خريطة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أخطاء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Backend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  <w:r w:rsidDel="00000000" w:rsidR="00000000" w:rsidRPr="00000000">
        <w:rPr>
          <w:sz w:val="24"/>
          <w:szCs w:val="24"/>
          <w:rtl w:val="0"/>
        </w:rPr>
        <w:t xml:space="preserve">UI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أكواد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رسالة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عربية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إجراء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المستخدم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مستوى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الشدة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2F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ميزانيات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أداء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إلزامية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App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start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Screen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load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FPS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Memory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App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size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وحدود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الصور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30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سياسة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الصور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والأصول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صي</w:t>
      </w:r>
      <w:r w:rsidDel="00000000" w:rsidR="00000000" w:rsidRPr="00000000">
        <w:rPr>
          <w:sz w:val="24"/>
          <w:szCs w:val="24"/>
          <w:rtl w:val="1"/>
        </w:rPr>
        <w:t xml:space="preserve">َ</w:t>
      </w:r>
      <w:r w:rsidDel="00000000" w:rsidR="00000000" w:rsidRPr="00000000">
        <w:rPr>
          <w:sz w:val="24"/>
          <w:szCs w:val="24"/>
          <w:rtl w:val="1"/>
        </w:rPr>
        <w:t xml:space="preserve">غ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أبعاد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قصوى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الضغط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CDN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lazy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loading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placeholders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31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متقد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التطبيق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SSL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pinning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كشف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root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jailbreak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حجب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لقطات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الشاشات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الحساسة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32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سياسة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السجلات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Logging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مستويات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إطفاء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بالإنتاج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إزالة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الحساسة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correlation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IDs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الاحتفاظ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33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Runbooks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تشغيلية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للحوادث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أعطال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شبكة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بطء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فشل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الدفع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عتبات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تنبيه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وإجراءات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فورية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34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خط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CI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CD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iOS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macOS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runner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التوقيع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أرقام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البناء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TestFlight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توزيع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مرحلي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35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مصفوفة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المنصات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والأذونات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min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target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SDK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iOS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min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Privacy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Manifest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Play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Safety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36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التحليلات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والهوية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حفظ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وآخر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مصدر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UTM</w:t>
      </w:r>
      <w:r w:rsidDel="00000000" w:rsidR="00000000" w:rsidRPr="00000000">
        <w:rPr>
          <w:sz w:val="24"/>
          <w:szCs w:val="24"/>
          <w:rtl w:val="1"/>
        </w:rPr>
        <w:t xml:space="preserve">) + </w:t>
      </w:r>
      <w:r w:rsidDel="00000000" w:rsidR="00000000" w:rsidRPr="00000000">
        <w:rPr>
          <w:sz w:val="24"/>
          <w:szCs w:val="24"/>
          <w:rtl w:val="1"/>
        </w:rPr>
        <w:t xml:space="preserve">ربط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user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مخطط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أحداث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37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Feature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Flags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Remote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Config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Playbook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قائمة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الميزات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الحرجة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التفعيل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الإرجاع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حراسة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المخاطر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38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إدارة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الأسرار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Secrets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dart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define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CI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secrets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التناوب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Rotation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التسريب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السجلات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39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مرونة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الشبكة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Retry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Exponential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Backoff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Circuit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Breaker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مصفوفة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Timeouts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بحسب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العملية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3A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بوابات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جودة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الإصدار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Release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Gates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checklist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golden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thresholds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smoke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automation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staged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rollout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93B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سياسة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التبعيات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الخارجية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تثبيت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النسخ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تحديثات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دورية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فحص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أمن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ترخيص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بدائل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الفشل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3C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سياسة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المحلية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خز</w:t>
      </w:r>
      <w:r w:rsidDel="00000000" w:rsidR="00000000" w:rsidRPr="00000000">
        <w:rPr>
          <w:sz w:val="24"/>
          <w:szCs w:val="24"/>
          <w:rtl w:val="1"/>
        </w:rPr>
        <w:t xml:space="preserve">َّ</w:t>
      </w:r>
      <w:r w:rsidDel="00000000" w:rsidR="00000000" w:rsidRPr="00000000">
        <w:rPr>
          <w:sz w:val="24"/>
          <w:szCs w:val="24"/>
          <w:rtl w:val="1"/>
        </w:rPr>
        <w:t xml:space="preserve">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تشفير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الاحتفاظ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إستراتيجية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التنظيف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الترحيل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3D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الوصولية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والـ</w:t>
      </w:r>
      <w:r w:rsidDel="00000000" w:rsidR="00000000" w:rsidRPr="00000000">
        <w:rPr>
          <w:sz w:val="24"/>
          <w:szCs w:val="24"/>
          <w:rtl w:val="0"/>
        </w:rPr>
        <w:t xml:space="preserve">RTL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الموس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عة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تباين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أحجام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TalkBack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VoiceOver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اختبارات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pseudo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localization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3E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الامتثال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والخصوصية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التطبيق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نصوص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الموافقات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Push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SMS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WhatsApp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Email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سياسة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الخصوصية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التطبيق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3F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KPIs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مستهدفة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للواجهة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CTR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البنرات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Add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to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Cart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Conversion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Checkout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success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Retention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تنبيه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40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معايير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التسمية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Naming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Conventions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ملفات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مجلدات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Providers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UseCases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DTOs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41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مصفوفة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إعدادات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البيئات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dev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stage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prod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واحد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baseUrls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featureFlags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logLevel</w:t>
      </w:r>
      <w:r w:rsidDel="00000000" w:rsidR="00000000" w:rsidRPr="00000000">
        <w:rPr>
          <w:sz w:val="24"/>
          <w:szCs w:val="24"/>
          <w:rtl w:val="1"/>
        </w:rPr>
        <w:t xml:space="preserve">…).</w:t>
      </w:r>
    </w:p>
    <w:p w:rsidR="00000000" w:rsidDel="00000000" w:rsidP="00000000" w:rsidRDefault="00000000" w:rsidRPr="00000000" w14:paraId="00000942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إدارة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الإصدارات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Versioning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0"/>
        </w:rPr>
        <w:t xml:space="preserve">Changelog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إلزامي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43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إستراتيجية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Offline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Sync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حل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تضار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والطلبات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Last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write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wins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دمج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عر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ف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44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سياسة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الشبكات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الضعيفة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Prefetch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ضغط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Gzip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Brotli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قيود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الصور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fallbacks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إنترنت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45">
      <w:pPr>
        <w:numPr>
          <w:ilvl w:val="0"/>
          <w:numId w:val="289"/>
        </w:num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اختبار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الدوري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قائمة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MSTG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lite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نطاق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Pen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Test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معالجة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المخرجات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46">
      <w:pPr>
        <w:numPr>
          <w:ilvl w:val="0"/>
          <w:numId w:val="289"/>
        </w:numPr>
        <w:bidi w:val="1"/>
        <w:spacing w:after="240"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خطط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ترحيل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تراجع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للبيانات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migrations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للـ</w:t>
      </w:r>
      <w:r w:rsidDel="00000000" w:rsidR="00000000" w:rsidRPr="00000000">
        <w:rPr>
          <w:sz w:val="24"/>
          <w:szCs w:val="24"/>
          <w:rtl w:val="0"/>
        </w:rPr>
        <w:t xml:space="preserve">Local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Schema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خطة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rollback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مراق</w:t>
      </w:r>
      <w:r w:rsidDel="00000000" w:rsidR="00000000" w:rsidRPr="00000000">
        <w:rPr>
          <w:sz w:val="24"/>
          <w:szCs w:val="24"/>
          <w:rtl w:val="1"/>
        </w:rPr>
        <w:t xml:space="preserve">َ</w:t>
      </w:r>
      <w:r w:rsidDel="00000000" w:rsidR="00000000" w:rsidRPr="00000000">
        <w:rPr>
          <w:sz w:val="24"/>
          <w:szCs w:val="24"/>
          <w:rtl w:val="1"/>
        </w:rPr>
        <w:t xml:space="preserve">بة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47">
      <w:p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bidi w:val="1"/>
        <w:spacing w:before="200" w:lineRule="auto"/>
        <w:ind w:left="-2125.984251968503" w:right="-1174.7244094488178" w:firstLine="28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pStyle w:val="Heading1"/>
        <w:keepNext w:val="0"/>
        <w:keepLines w:val="0"/>
        <w:bidi w:val="1"/>
        <w:spacing w:before="480" w:lineRule="auto"/>
        <w:ind w:left="-2125.984251968503" w:right="-1174.7244094488178" w:firstLine="285"/>
        <w:rPr>
          <w:b w:val="1"/>
          <w:sz w:val="46"/>
          <w:szCs w:val="46"/>
        </w:rPr>
      </w:pPr>
      <w:bookmarkStart w:colFirst="0" w:colLast="0" w:name="_r79tmhrvnwo2" w:id="263"/>
      <w:bookmarkEnd w:id="263"/>
      <w:r w:rsidDel="00000000" w:rsidR="00000000" w:rsidRPr="00000000">
        <w:rPr>
          <w:b w:val="1"/>
          <w:sz w:val="46"/>
          <w:szCs w:val="46"/>
          <w:rtl w:val="1"/>
        </w:rPr>
        <w:t xml:space="preserve">ملحقات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معيارية</w:t>
      </w:r>
    </w:p>
    <w:p w:rsidR="00000000" w:rsidDel="00000000" w:rsidP="00000000" w:rsidRDefault="00000000" w:rsidRPr="00000000" w14:paraId="0000094A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u3wo2d6zzfjt" w:id="264"/>
      <w:bookmarkEnd w:id="26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جدول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الكاش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</w:t>
      </w:r>
      <w:r w:rsidDel="00000000" w:rsidR="00000000" w:rsidRPr="00000000">
        <w:rPr>
          <w:b w:val="1"/>
          <w:sz w:val="34"/>
          <w:szCs w:val="34"/>
          <w:rtl w:val="0"/>
        </w:rPr>
        <w:t xml:space="preserve">TTL</w:t>
      </w:r>
      <w:r w:rsidDel="00000000" w:rsidR="00000000" w:rsidRPr="00000000">
        <w:rPr>
          <w:b w:val="1"/>
          <w:sz w:val="34"/>
          <w:szCs w:val="34"/>
          <w:rtl w:val="0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SWR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tbl>
      <w:tblPr>
        <w:tblStyle w:val="Table6"/>
        <w:bidiVisual w:val="1"/>
        <w:tblW w:w="8580.0" w:type="dxa"/>
        <w:jc w:val="left"/>
        <w:tblInd w:w="-15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55"/>
        <w:gridCol w:w="1890"/>
        <w:gridCol w:w="4035"/>
        <w:tblGridChange w:id="0">
          <w:tblGrid>
            <w:gridCol w:w="2655"/>
            <w:gridCol w:w="1890"/>
            <w:gridCol w:w="403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4B">
            <w:pPr>
              <w:bidi w:val="1"/>
              <w:spacing w:before="200" w:lineRule="auto"/>
              <w:ind w:left="-2125.984251968503" w:right="-1174.7244094488178" w:firstLine="285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الشاشة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/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الخدمة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4C">
            <w:pPr>
              <w:bidi w:val="1"/>
              <w:spacing w:before="200" w:lineRule="auto"/>
              <w:ind w:left="-2125.984251968503" w:right="-1174.7244094488178" w:firstLine="285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TTL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4D">
            <w:pPr>
              <w:bidi w:val="1"/>
              <w:spacing w:before="200" w:lineRule="auto"/>
              <w:ind w:left="-2125.984251968503" w:right="-1174.7244094488178" w:firstLine="285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سياسة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التحديث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4E">
            <w:pPr>
              <w:bidi w:val="1"/>
              <w:spacing w:before="200" w:lineRule="auto"/>
              <w:ind w:left="283.4645669291342" w:right="-1174.724409448817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Home/Banners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4F">
            <w:pPr>
              <w:bidi w:val="1"/>
              <w:spacing w:before="200" w:lineRule="auto"/>
              <w:ind w:right="-1174.7244094488178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10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دقائق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50">
            <w:pPr>
              <w:bidi w:val="1"/>
              <w:spacing w:before="200" w:lineRule="auto"/>
              <w:ind w:left="141.7322834645671" w:right="-1174.724409448817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SWR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فور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فتح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التطبيق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51">
            <w:pPr>
              <w:bidi w:val="1"/>
              <w:spacing w:before="200" w:lineRule="auto"/>
              <w:ind w:left="283.4645669291342" w:right="-1174.724409448817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قائمة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الأقسام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52">
            <w:pPr>
              <w:bidi w:val="1"/>
              <w:spacing w:before="200" w:lineRule="auto"/>
              <w:ind w:right="-1174.7244094488178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24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ساعة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53">
            <w:pPr>
              <w:bidi w:val="1"/>
              <w:spacing w:before="200" w:lineRule="auto"/>
              <w:ind w:left="141.7322834645671" w:right="-1174.724409448817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تحديث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بالخلفية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يومي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ً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54">
            <w:pPr>
              <w:bidi w:val="1"/>
              <w:spacing w:before="200" w:lineRule="auto"/>
              <w:ind w:left="283.4645669291342" w:right="-1174.724409448817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PLP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قائمة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المنتجات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55">
            <w:pPr>
              <w:bidi w:val="1"/>
              <w:spacing w:before="200" w:lineRule="auto"/>
              <w:ind w:right="-1174.7244094488178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15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دقيقة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56">
            <w:pPr>
              <w:bidi w:val="1"/>
              <w:spacing w:before="200" w:lineRule="auto"/>
              <w:ind w:left="141.7322834645671" w:right="-1174.724409448817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تحديث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عند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التمرير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للأعلى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57">
            <w:pPr>
              <w:bidi w:val="1"/>
              <w:spacing w:before="200" w:lineRule="auto"/>
              <w:ind w:left="283.4645669291342" w:right="-1174.724409448817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PDP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تفاصيل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المنتج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58">
            <w:pPr>
              <w:bidi w:val="1"/>
              <w:spacing w:before="200" w:lineRule="auto"/>
              <w:ind w:right="-1174.7244094488178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60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دقيقة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59">
            <w:pPr>
              <w:bidi w:val="1"/>
              <w:spacing w:before="200" w:lineRule="auto"/>
              <w:ind w:left="141.7322834645671" w:right="-1174.724409448817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تحديث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عند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الرجوع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أو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تغيير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المقاس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5A">
            <w:pPr>
              <w:bidi w:val="1"/>
              <w:spacing w:before="200" w:lineRule="auto"/>
              <w:ind w:left="283.4645669291342" w:right="-1174.724409448817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البحث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اقتراحات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5B">
            <w:pPr>
              <w:bidi w:val="1"/>
              <w:spacing w:before="200" w:lineRule="auto"/>
              <w:ind w:right="-1174.7244094488178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60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دقيقة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5C">
            <w:pPr>
              <w:bidi w:val="1"/>
              <w:spacing w:before="200" w:lineRule="auto"/>
              <w:ind w:left="141.7322834645671" w:right="-1174.724409448817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تحديث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عند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تغي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ر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المصطلح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5D">
            <w:pPr>
              <w:bidi w:val="1"/>
              <w:spacing w:before="200" w:lineRule="auto"/>
              <w:ind w:left="283.4645669291342" w:right="-1174.724409448817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السلة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5E">
            <w:pPr>
              <w:bidi w:val="1"/>
              <w:spacing w:before="200" w:lineRule="auto"/>
              <w:ind w:right="-1174.7244094488178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لا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كاش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5F">
            <w:pPr>
              <w:bidi w:val="1"/>
              <w:spacing w:before="200" w:lineRule="auto"/>
              <w:ind w:left="141.7322834645671" w:right="-1174.724409448817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حالة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محلية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فقط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60">
            <w:pPr>
              <w:bidi w:val="1"/>
              <w:spacing w:before="200" w:lineRule="auto"/>
              <w:ind w:left="-2125.984251968503" w:right="-1174.7244094488178" w:firstLine="28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الطلبات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61">
            <w:pPr>
              <w:bidi w:val="1"/>
              <w:spacing w:before="200" w:lineRule="auto"/>
              <w:ind w:left="-2125.984251968503" w:right="-1174.7244094488178" w:firstLine="285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5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دقائق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62">
            <w:pPr>
              <w:bidi w:val="1"/>
              <w:spacing w:before="200" w:lineRule="auto"/>
              <w:ind w:left="-2125.984251968503" w:right="-1174.7244094488178" w:firstLine="28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تحديث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عند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الفتح</w:t>
            </w:r>
          </w:p>
        </w:tc>
      </w:tr>
    </w:tbl>
    <w:p w:rsidR="00000000" w:rsidDel="00000000" w:rsidP="00000000" w:rsidRDefault="00000000" w:rsidRPr="00000000" w14:paraId="00000963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w6he6kh47l4w" w:id="265"/>
      <w:bookmarkEnd w:id="26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الروابط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العميقة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Deep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Universal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Links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64">
      <w:pPr>
        <w:numPr>
          <w:ilvl w:val="0"/>
          <w:numId w:val="260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النطاقات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المعتمدة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app.zahraah.com</w:t>
      </w:r>
      <w:r w:rsidDel="00000000" w:rsidR="00000000" w:rsidRPr="00000000">
        <w:rPr>
          <w:sz w:val="24"/>
          <w:szCs w:val="24"/>
          <w:rtl w:val="0"/>
        </w:rPr>
        <w:t xml:space="preserve"> (Android App Links + iOS Universal Links).</w:t>
      </w:r>
    </w:p>
    <w:p w:rsidR="00000000" w:rsidDel="00000000" w:rsidP="00000000" w:rsidRDefault="00000000" w:rsidRPr="00000000" w14:paraId="00000965">
      <w:pPr>
        <w:numPr>
          <w:ilvl w:val="0"/>
          <w:numId w:val="260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خريطة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مختصرة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966">
      <w:pPr>
        <w:numPr>
          <w:ilvl w:val="1"/>
          <w:numId w:val="260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/p/:id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PDP</w:t>
      </w:r>
    </w:p>
    <w:p w:rsidR="00000000" w:rsidDel="00000000" w:rsidP="00000000" w:rsidRDefault="00000000" w:rsidRPr="00000000" w14:paraId="00000967">
      <w:pPr>
        <w:numPr>
          <w:ilvl w:val="1"/>
          <w:numId w:val="260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/c/:slug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PLP</w:t>
      </w:r>
    </w:p>
    <w:p w:rsidR="00000000" w:rsidDel="00000000" w:rsidP="00000000" w:rsidRDefault="00000000" w:rsidRPr="00000000" w14:paraId="00000968">
      <w:pPr>
        <w:numPr>
          <w:ilvl w:val="1"/>
          <w:numId w:val="260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/cart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sz w:val="24"/>
          <w:szCs w:val="24"/>
          <w:rtl w:val="1"/>
        </w:rPr>
        <w:t xml:space="preserve">السلة</w:t>
      </w:r>
    </w:p>
    <w:p w:rsidR="00000000" w:rsidDel="00000000" w:rsidP="00000000" w:rsidRDefault="00000000" w:rsidRPr="00000000" w14:paraId="00000969">
      <w:pPr>
        <w:numPr>
          <w:ilvl w:val="1"/>
          <w:numId w:val="260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/o/:id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sz w:val="24"/>
          <w:szCs w:val="24"/>
          <w:rtl w:val="1"/>
        </w:rPr>
        <w:t xml:space="preserve">تفاصيل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الطلب</w:t>
      </w:r>
    </w:p>
    <w:p w:rsidR="00000000" w:rsidDel="00000000" w:rsidP="00000000" w:rsidRDefault="00000000" w:rsidRPr="00000000" w14:paraId="0000096A">
      <w:pPr>
        <w:numPr>
          <w:ilvl w:val="0"/>
          <w:numId w:val="260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حالات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الاختبار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م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ثب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ثب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سج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ل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سج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ل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6B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wd66klu5zsf8" w:id="266"/>
      <w:bookmarkEnd w:id="26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الإشعارات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الإرسال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6C">
      <w:pPr>
        <w:numPr>
          <w:ilvl w:val="0"/>
          <w:numId w:val="118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قنوات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promotions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system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96D">
      <w:pPr>
        <w:numPr>
          <w:ilvl w:val="0"/>
          <w:numId w:val="118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TTL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الرسالة</w:t>
      </w:r>
      <w:r w:rsidDel="00000000" w:rsidR="00000000" w:rsidRPr="00000000">
        <w:rPr>
          <w:sz w:val="24"/>
          <w:szCs w:val="24"/>
          <w:rtl w:val="1"/>
        </w:rPr>
        <w:t xml:space="preserve">: 4 </w:t>
      </w:r>
      <w:r w:rsidDel="00000000" w:rsidR="00000000" w:rsidRPr="00000000">
        <w:rPr>
          <w:sz w:val="24"/>
          <w:szCs w:val="24"/>
          <w:rtl w:val="1"/>
        </w:rPr>
        <w:t xml:space="preserve">ساعات</w:t>
      </w:r>
      <w:r w:rsidDel="00000000" w:rsidR="00000000" w:rsidRPr="00000000">
        <w:rPr>
          <w:sz w:val="24"/>
          <w:szCs w:val="24"/>
          <w:rtl w:val="1"/>
        </w:rPr>
        <w:t xml:space="preserve">؛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collapse_key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قناة</w:t>
      </w:r>
      <w:r w:rsidDel="00000000" w:rsidR="00000000" w:rsidRPr="00000000">
        <w:rPr>
          <w:sz w:val="24"/>
          <w:szCs w:val="24"/>
          <w:rtl w:val="1"/>
        </w:rPr>
        <w:t xml:space="preserve">؛ </w:t>
      </w:r>
      <w:r w:rsidDel="00000000" w:rsidR="00000000" w:rsidRPr="00000000">
        <w:rPr>
          <w:b w:val="1"/>
          <w:sz w:val="24"/>
          <w:szCs w:val="24"/>
          <w:rtl w:val="1"/>
        </w:rPr>
        <w:t xml:space="preserve">ساعات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هادئة</w:t>
      </w:r>
      <w:r w:rsidDel="00000000" w:rsidR="00000000" w:rsidRPr="00000000">
        <w:rPr>
          <w:sz w:val="24"/>
          <w:szCs w:val="24"/>
          <w:rtl w:val="0"/>
        </w:rPr>
        <w:t xml:space="preserve"> 22:00–08:00.</w:t>
      </w:r>
    </w:p>
    <w:p w:rsidR="00000000" w:rsidDel="00000000" w:rsidP="00000000" w:rsidRDefault="00000000" w:rsidRPr="00000000" w14:paraId="0000096E">
      <w:pPr>
        <w:numPr>
          <w:ilvl w:val="0"/>
          <w:numId w:val="118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Foreground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App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Banner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Deep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Link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صحيح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6F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w3qksxdiec7c" w:id="267"/>
      <w:bookmarkEnd w:id="26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خريطة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أخطاء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Backend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→</w:t>
      </w:r>
      <w:r w:rsidDel="00000000" w:rsidR="00000000" w:rsidRPr="00000000">
        <w:rPr>
          <w:b w:val="1"/>
          <w:sz w:val="34"/>
          <w:szCs w:val="34"/>
          <w:rtl w:val="0"/>
        </w:rPr>
        <w:t xml:space="preserve">UI</w:t>
      </w:r>
    </w:p>
    <w:tbl>
      <w:tblPr>
        <w:tblStyle w:val="Table7"/>
        <w:bidiVisual w:val="1"/>
        <w:tblW w:w="10005.0" w:type="dxa"/>
        <w:jc w:val="left"/>
        <w:tblInd w:w="-177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80"/>
        <w:gridCol w:w="2850"/>
        <w:gridCol w:w="2400"/>
        <w:gridCol w:w="2475"/>
        <w:tblGridChange w:id="0">
          <w:tblGrid>
            <w:gridCol w:w="2280"/>
            <w:gridCol w:w="2850"/>
            <w:gridCol w:w="2400"/>
            <w:gridCol w:w="2475"/>
          </w:tblGrid>
        </w:tblGridChange>
      </w:tblGrid>
      <w:tr>
        <w:trPr>
          <w:cantSplit w:val="0"/>
          <w:trHeight w:val="697.37304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70">
            <w:pPr>
              <w:bidi w:val="1"/>
              <w:spacing w:before="200" w:lineRule="auto"/>
              <w:ind w:left="-2125.984251968503" w:right="-1174.7244094488178" w:firstLine="285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كود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71">
            <w:pPr>
              <w:bidi w:val="1"/>
              <w:spacing w:before="200" w:lineRule="auto"/>
              <w:ind w:left="-2125.984251968503" w:right="-1174.7244094488178" w:firstLine="285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الرسالة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العربية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72">
            <w:pPr>
              <w:bidi w:val="1"/>
              <w:spacing w:before="200" w:lineRule="auto"/>
              <w:ind w:left="-1417.3228346456694" w:right="-1174.7244094488178" w:firstLine="42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إجراء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المستخدم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73">
            <w:pPr>
              <w:bidi w:val="1"/>
              <w:spacing w:before="200" w:lineRule="auto"/>
              <w:ind w:left="141.7322834645671" w:right="379.0157480314964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شدة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9.746093749999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74">
            <w:pPr>
              <w:bidi w:val="1"/>
              <w:spacing w:before="200" w:lineRule="auto"/>
              <w:ind w:left="141.7322834645671" w:right="-55.98425196850314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NET_TIMEOUT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75">
            <w:pPr>
              <w:bidi w:val="1"/>
              <w:spacing w:before="200" w:lineRule="auto"/>
              <w:ind w:right="-1174.7244094488178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الاتصال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بطيء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…</w:t>
            </w:r>
          </w:p>
          <w:p w:rsidR="00000000" w:rsidDel="00000000" w:rsidP="00000000" w:rsidRDefault="00000000" w:rsidRPr="00000000" w14:paraId="00000976">
            <w:pPr>
              <w:bidi w:val="1"/>
              <w:spacing w:before="200" w:lineRule="auto"/>
              <w:ind w:right="-1174.7244094488178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77">
            <w:pPr>
              <w:bidi w:val="1"/>
              <w:spacing w:before="200" w:lineRule="auto"/>
              <w:ind w:left="-20.551181102362648" w:right="-586.181102362204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إعادة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المحاولة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78">
            <w:pPr>
              <w:bidi w:val="1"/>
              <w:spacing w:before="200" w:lineRule="auto"/>
              <w:ind w:left="425.19685039370086" w:right="-1174.724409448817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متوسطة</w:t>
            </w:r>
          </w:p>
        </w:tc>
      </w:tr>
      <w:tr>
        <w:trPr>
          <w:cantSplit w:val="0"/>
          <w:trHeight w:val="309.001953124999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79">
            <w:pPr>
              <w:bidi w:val="1"/>
              <w:spacing w:before="200" w:lineRule="auto"/>
              <w:ind w:left="141.7322834645671" w:right="-55.98425196850314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OOS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7A">
            <w:pPr>
              <w:bidi w:val="1"/>
              <w:spacing w:before="200" w:lineRule="auto"/>
              <w:ind w:right="-1174.7244094488178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نفدت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الكمية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7B">
            <w:pPr>
              <w:bidi w:val="1"/>
              <w:spacing w:before="200" w:lineRule="auto"/>
              <w:ind w:left="-20.551181102362648" w:right="-586.181102362204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اقتراح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بدائل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7C">
            <w:pPr>
              <w:bidi w:val="1"/>
              <w:spacing w:before="200" w:lineRule="auto"/>
              <w:ind w:left="425.19685039370086" w:right="-1174.724409448817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منخفضة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7D">
            <w:pPr>
              <w:bidi w:val="1"/>
              <w:spacing w:before="200" w:lineRule="auto"/>
              <w:ind w:left="141.7322834645671" w:right="-55.98425196850314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AUTH_EXPIRED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7E">
            <w:pPr>
              <w:bidi w:val="1"/>
              <w:spacing w:before="200" w:lineRule="auto"/>
              <w:ind w:right="-1174.7244094488178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انتهت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الجلسة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7F">
            <w:pPr>
              <w:bidi w:val="1"/>
              <w:spacing w:before="200" w:lineRule="auto"/>
              <w:ind w:left="-20.551181102362648" w:right="-586.181102362204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تسجيل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الدخول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من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جديد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80">
            <w:pPr>
              <w:bidi w:val="1"/>
              <w:spacing w:before="200" w:lineRule="auto"/>
              <w:ind w:left="425.19685039370086" w:right="-1174.724409448817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عالية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81">
            <w:pPr>
              <w:bidi w:val="1"/>
              <w:spacing w:before="200" w:lineRule="auto"/>
              <w:ind w:left="141.7322834645671" w:right="-55.98425196850314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PAY_FAIL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82">
            <w:pPr>
              <w:bidi w:val="1"/>
              <w:spacing w:before="200" w:lineRule="auto"/>
              <w:ind w:right="222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فش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83">
            <w:pPr>
              <w:bidi w:val="1"/>
              <w:spacing w:before="200" w:lineRule="auto"/>
              <w:ind w:left="-20.551181102362648" w:right="-586.181102362204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اختيار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وسيلة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أخرى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84">
            <w:pPr>
              <w:bidi w:val="1"/>
              <w:spacing w:before="200" w:lineRule="auto"/>
              <w:ind w:left="141.7322834645671" w:right="-1174.7244094488178" w:firstLine="28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عالية</w:t>
            </w:r>
          </w:p>
        </w:tc>
      </w:tr>
    </w:tbl>
    <w:p w:rsidR="00000000" w:rsidDel="00000000" w:rsidP="00000000" w:rsidRDefault="00000000" w:rsidRPr="00000000" w14:paraId="00000985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whbka4dsdyms" w:id="268"/>
      <w:bookmarkEnd w:id="26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ميزانيات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حدود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إلزامية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86">
      <w:pPr>
        <w:numPr>
          <w:ilvl w:val="0"/>
          <w:numId w:val="419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App start P95 ≤ 2.5s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Screen load P95 ≤ 1.2s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الشاشات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الحرجة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87">
      <w:pPr>
        <w:numPr>
          <w:ilvl w:val="0"/>
          <w:numId w:val="419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حجم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التطبيق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≤ </w:t>
      </w:r>
      <w:r w:rsidDel="00000000" w:rsidR="00000000" w:rsidRPr="00000000">
        <w:rPr>
          <w:b w:val="1"/>
          <w:sz w:val="24"/>
          <w:szCs w:val="24"/>
          <w:rtl w:val="0"/>
        </w:rPr>
        <w:t xml:space="preserve">45MB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Android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APK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IPA</w:t>
      </w:r>
      <w:r w:rsidDel="00000000" w:rsidR="00000000" w:rsidRPr="00000000">
        <w:rPr>
          <w:sz w:val="24"/>
          <w:szCs w:val="24"/>
          <w:rtl w:val="1"/>
        </w:rPr>
        <w:t xml:space="preserve">)، </w:t>
      </w:r>
      <w:r w:rsidDel="00000000" w:rsidR="00000000" w:rsidRPr="00000000">
        <w:rPr>
          <w:sz w:val="24"/>
          <w:szCs w:val="24"/>
          <w:rtl w:val="1"/>
        </w:rPr>
        <w:t xml:space="preserve">الصورة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المفردة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≤ </w:t>
      </w:r>
      <w:r w:rsidDel="00000000" w:rsidR="00000000" w:rsidRPr="00000000">
        <w:rPr>
          <w:b w:val="1"/>
          <w:sz w:val="24"/>
          <w:szCs w:val="24"/>
          <w:rtl w:val="0"/>
        </w:rPr>
        <w:t xml:space="preserve">180KB</w:t>
      </w:r>
      <w:r w:rsidDel="00000000" w:rsidR="00000000" w:rsidRPr="00000000">
        <w:rPr>
          <w:sz w:val="24"/>
          <w:szCs w:val="24"/>
          <w:rtl w:val="0"/>
        </w:rPr>
        <w:t xml:space="preserve"> (Hero)، </w:t>
      </w:r>
      <w:r w:rsidDel="00000000" w:rsidR="00000000" w:rsidRPr="00000000">
        <w:rPr>
          <w:b w:val="1"/>
          <w:sz w:val="24"/>
          <w:szCs w:val="24"/>
          <w:rtl w:val="0"/>
        </w:rPr>
        <w:t xml:space="preserve">30KB</w:t>
      </w:r>
      <w:r w:rsidDel="00000000" w:rsidR="00000000" w:rsidRPr="00000000">
        <w:rPr>
          <w:sz w:val="24"/>
          <w:szCs w:val="24"/>
          <w:rtl w:val="0"/>
        </w:rPr>
        <w:t xml:space="preserve"> (Thumb).</w:t>
      </w:r>
    </w:p>
    <w:p w:rsidR="00000000" w:rsidDel="00000000" w:rsidP="00000000" w:rsidRDefault="00000000" w:rsidRPr="00000000" w14:paraId="00000988">
      <w:pPr>
        <w:numPr>
          <w:ilvl w:val="0"/>
          <w:numId w:val="419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Crash-free users ≥ </w:t>
      </w:r>
      <w:r w:rsidDel="00000000" w:rsidR="00000000" w:rsidRPr="00000000">
        <w:rPr>
          <w:b w:val="1"/>
          <w:sz w:val="24"/>
          <w:szCs w:val="24"/>
          <w:rtl w:val="0"/>
        </w:rPr>
        <w:t xml:space="preserve">99.5%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989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sw9prbzd597k" w:id="269"/>
      <w:bookmarkEnd w:id="26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سياسة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الصور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والأصول</w:t>
      </w:r>
    </w:p>
    <w:p w:rsidR="00000000" w:rsidDel="00000000" w:rsidP="00000000" w:rsidRDefault="00000000" w:rsidRPr="00000000" w14:paraId="0000098A">
      <w:pPr>
        <w:numPr>
          <w:ilvl w:val="0"/>
          <w:numId w:val="304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الصيغة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WebP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أساس</w:t>
      </w:r>
      <w:r w:rsidDel="00000000" w:rsidR="00000000" w:rsidRPr="00000000">
        <w:rPr>
          <w:sz w:val="24"/>
          <w:szCs w:val="24"/>
          <w:rtl w:val="1"/>
        </w:rPr>
        <w:t xml:space="preserve">)؛ </w:t>
      </w:r>
      <w:r w:rsidDel="00000000" w:rsidR="00000000" w:rsidRPr="00000000">
        <w:rPr>
          <w:sz w:val="24"/>
          <w:szCs w:val="24"/>
          <w:rtl w:val="0"/>
        </w:rPr>
        <w:t xml:space="preserve">fallback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JPEG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الحاجة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8B">
      <w:pPr>
        <w:numPr>
          <w:ilvl w:val="0"/>
          <w:numId w:val="304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أبعاد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قصوى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Product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Hero</w:t>
      </w:r>
      <w:r w:rsidDel="00000000" w:rsidR="00000000" w:rsidRPr="00000000">
        <w:rPr>
          <w:sz w:val="24"/>
          <w:szCs w:val="24"/>
          <w:rtl w:val="0"/>
        </w:rPr>
        <w:t xml:space="preserve"> 1080×1350، </w:t>
      </w:r>
      <w:r w:rsidDel="00000000" w:rsidR="00000000" w:rsidRPr="00000000">
        <w:rPr>
          <w:sz w:val="24"/>
          <w:szCs w:val="24"/>
          <w:rtl w:val="0"/>
        </w:rPr>
        <w:t xml:space="preserve">Thumb</w:t>
      </w:r>
      <w:r w:rsidDel="00000000" w:rsidR="00000000" w:rsidRPr="00000000">
        <w:rPr>
          <w:sz w:val="24"/>
          <w:szCs w:val="24"/>
          <w:rtl w:val="1"/>
        </w:rPr>
        <w:t xml:space="preserve"> 320×320.</w:t>
      </w:r>
    </w:p>
    <w:p w:rsidR="00000000" w:rsidDel="00000000" w:rsidP="00000000" w:rsidRDefault="00000000" w:rsidRPr="00000000" w14:paraId="0000098C">
      <w:pPr>
        <w:numPr>
          <w:ilvl w:val="0"/>
          <w:numId w:val="304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CDN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ضغط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تلقائي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Lazy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Loading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0"/>
        </w:rPr>
        <w:t xml:space="preserve">Placeholders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8D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k3vrhg9bfbgh" w:id="270"/>
      <w:bookmarkEnd w:id="27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أمان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متقد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م</w:t>
      </w:r>
    </w:p>
    <w:p w:rsidR="00000000" w:rsidDel="00000000" w:rsidP="00000000" w:rsidRDefault="00000000" w:rsidRPr="00000000" w14:paraId="0000098E">
      <w:pPr>
        <w:numPr>
          <w:ilvl w:val="0"/>
          <w:numId w:val="42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SSL Pinning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تجديد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سنوي</w:t>
      </w:r>
      <w:r w:rsidDel="00000000" w:rsidR="00000000" w:rsidRPr="00000000">
        <w:rPr>
          <w:sz w:val="24"/>
          <w:szCs w:val="24"/>
          <w:rtl w:val="1"/>
        </w:rPr>
        <w:t xml:space="preserve">)، </w:t>
      </w:r>
      <w:r w:rsidDel="00000000" w:rsidR="00000000" w:rsidRPr="00000000">
        <w:rPr>
          <w:sz w:val="24"/>
          <w:szCs w:val="24"/>
          <w:rtl w:val="1"/>
        </w:rPr>
        <w:t xml:space="preserve">حظر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لقطات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الشاشة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OTP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الدفع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8F">
      <w:pPr>
        <w:numPr>
          <w:ilvl w:val="0"/>
          <w:numId w:val="42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كشف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Root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Jailbreak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إيقاف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آمن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90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hzruv5eonq0h" w:id="271"/>
      <w:bookmarkEnd w:id="27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السجلات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Logging</w:t>
      </w:r>
    </w:p>
    <w:p w:rsidR="00000000" w:rsidDel="00000000" w:rsidP="00000000" w:rsidRDefault="00000000" w:rsidRPr="00000000" w14:paraId="00000992">
      <w:pPr>
        <w:numPr>
          <w:ilvl w:val="0"/>
          <w:numId w:val="70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المستويات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debug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info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warn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error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93">
      <w:pPr>
        <w:numPr>
          <w:ilvl w:val="0"/>
          <w:numId w:val="70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إخفاء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PII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رموز</w:t>
      </w:r>
      <w:r w:rsidDel="00000000" w:rsidR="00000000" w:rsidRPr="00000000">
        <w:rPr>
          <w:sz w:val="24"/>
          <w:szCs w:val="24"/>
          <w:rtl w:val="1"/>
        </w:rPr>
        <w:t xml:space="preserve">؛ </w:t>
      </w:r>
      <w:r w:rsidDel="00000000" w:rsidR="00000000" w:rsidRPr="00000000">
        <w:rPr>
          <w:b w:val="1"/>
          <w:sz w:val="24"/>
          <w:szCs w:val="24"/>
          <w:rtl w:val="0"/>
        </w:rPr>
        <w:t xml:space="preserve">retention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Dev</w:t>
      </w:r>
      <w:r w:rsidDel="00000000" w:rsidR="00000000" w:rsidRPr="00000000">
        <w:rPr>
          <w:sz w:val="24"/>
          <w:szCs w:val="24"/>
          <w:rtl w:val="1"/>
        </w:rPr>
        <w:t xml:space="preserve"> 7 </w:t>
      </w:r>
      <w:r w:rsidDel="00000000" w:rsidR="00000000" w:rsidRPr="00000000">
        <w:rPr>
          <w:sz w:val="24"/>
          <w:szCs w:val="24"/>
          <w:rtl w:val="1"/>
        </w:rPr>
        <w:t xml:space="preserve">أيام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Prod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أخطاء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94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374ex4vqiz9v" w:id="272"/>
      <w:bookmarkEnd w:id="27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0"/>
        </w:rPr>
        <w:t xml:space="preserve">9) </w:t>
      </w:r>
      <w:r w:rsidDel="00000000" w:rsidR="00000000" w:rsidRPr="00000000">
        <w:rPr>
          <w:b w:val="1"/>
          <w:sz w:val="34"/>
          <w:szCs w:val="34"/>
          <w:rtl w:val="0"/>
        </w:rPr>
        <w:t xml:space="preserve">Runbooks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حوادث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مختصر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95">
      <w:pPr>
        <w:numPr>
          <w:ilvl w:val="0"/>
          <w:numId w:val="153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أعطال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تحقق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Crashlytics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sz w:val="24"/>
          <w:szCs w:val="24"/>
          <w:rtl w:val="1"/>
        </w:rPr>
        <w:t xml:space="preserve">عزل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الإصدار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sz w:val="24"/>
          <w:szCs w:val="24"/>
          <w:rtl w:val="0"/>
        </w:rPr>
        <w:t xml:space="preserve">Hotfix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96">
      <w:pPr>
        <w:numPr>
          <w:ilvl w:val="0"/>
          <w:numId w:val="153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شبكة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تفقد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Backoff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sz w:val="24"/>
          <w:szCs w:val="24"/>
          <w:rtl w:val="1"/>
        </w:rPr>
        <w:t xml:space="preserve">بدائل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رسالة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للمستخدم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97">
      <w:pPr>
        <w:numPr>
          <w:ilvl w:val="0"/>
          <w:numId w:val="153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بطء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مراجعة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Performance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Traces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sz w:val="24"/>
          <w:szCs w:val="24"/>
          <w:rtl w:val="1"/>
        </w:rPr>
        <w:t xml:space="preserve">تحسين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الصور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الاستعلامات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98">
      <w:pPr>
        <w:numPr>
          <w:ilvl w:val="0"/>
          <w:numId w:val="153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دفع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فحص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مزو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إعادة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محاولة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تعطيل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مؤق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99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g7b63d3nyfrd" w:id="273"/>
      <w:bookmarkEnd w:id="27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0"/>
        </w:rPr>
        <w:t xml:space="preserve">10) </w:t>
      </w:r>
      <w:r w:rsidDel="00000000" w:rsidR="00000000" w:rsidRPr="00000000">
        <w:rPr>
          <w:b w:val="1"/>
          <w:sz w:val="34"/>
          <w:szCs w:val="34"/>
          <w:rtl w:val="0"/>
        </w:rPr>
        <w:t xml:space="preserve">CI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CD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لنظام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iOS</w:t>
      </w:r>
    </w:p>
    <w:p w:rsidR="00000000" w:rsidDel="00000000" w:rsidP="00000000" w:rsidRDefault="00000000" w:rsidRPr="00000000" w14:paraId="0000099A">
      <w:pPr>
        <w:numPr>
          <w:ilvl w:val="0"/>
          <w:numId w:val="342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macOS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runner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توقيع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أوتوماتيكي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TestFlight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9B">
      <w:pPr>
        <w:numPr>
          <w:ilvl w:val="0"/>
          <w:numId w:val="342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Staged Rollout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: 10% → 50% → 100% </w:t>
      </w:r>
      <w:r w:rsidDel="00000000" w:rsidR="00000000" w:rsidRPr="00000000">
        <w:rPr>
          <w:sz w:val="24"/>
          <w:szCs w:val="24"/>
          <w:rtl w:val="1"/>
        </w:rPr>
        <w:t xml:space="preserve">خلال</w:t>
      </w:r>
      <w:r w:rsidDel="00000000" w:rsidR="00000000" w:rsidRPr="00000000">
        <w:rPr>
          <w:sz w:val="24"/>
          <w:szCs w:val="24"/>
          <w:rtl w:val="1"/>
        </w:rPr>
        <w:t xml:space="preserve"> 48 </w:t>
      </w:r>
      <w:r w:rsidDel="00000000" w:rsidR="00000000" w:rsidRPr="00000000">
        <w:rPr>
          <w:sz w:val="24"/>
          <w:szCs w:val="24"/>
          <w:rtl w:val="1"/>
        </w:rPr>
        <w:t xml:space="preserve">ساعة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9C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pt3k51ex22zt" w:id="274"/>
      <w:bookmarkEnd w:id="27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مصفوفة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المنصات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والأذونات</w:t>
      </w:r>
    </w:p>
    <w:p w:rsidR="00000000" w:rsidDel="00000000" w:rsidP="00000000" w:rsidRDefault="00000000" w:rsidRPr="00000000" w14:paraId="0000099D">
      <w:pPr>
        <w:numPr>
          <w:ilvl w:val="0"/>
          <w:numId w:val="203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 minSdk 24 / target 34، iOS: min iOS 13+.</w:t>
      </w:r>
    </w:p>
    <w:p w:rsidR="00000000" w:rsidDel="00000000" w:rsidP="00000000" w:rsidRDefault="00000000" w:rsidRPr="00000000" w14:paraId="0000099E">
      <w:pPr>
        <w:numPr>
          <w:ilvl w:val="0"/>
          <w:numId w:val="203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Privacy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Manifest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Play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Safety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محدثان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9F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ey1j1rhcecml" w:id="275"/>
      <w:bookmarkEnd w:id="27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التحليلات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والهوية</w:t>
      </w:r>
    </w:p>
    <w:p w:rsidR="00000000" w:rsidDel="00000000" w:rsidP="00000000" w:rsidRDefault="00000000" w:rsidRPr="00000000" w14:paraId="000009A0">
      <w:pPr>
        <w:numPr>
          <w:ilvl w:val="0"/>
          <w:numId w:val="122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حفظ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وآخر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UTM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محلي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وربطهما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</w:t>
      </w:r>
      <w:r w:rsidDel="00000000" w:rsidR="00000000" w:rsidRPr="00000000">
        <w:rPr>
          <w:sz w:val="24"/>
          <w:szCs w:val="24"/>
          <w:rtl w:val="1"/>
        </w:rPr>
        <w:t xml:space="preserve">4.</w:t>
      </w:r>
    </w:p>
    <w:p w:rsidR="00000000" w:rsidDel="00000000" w:rsidP="00000000" w:rsidRDefault="00000000" w:rsidRPr="00000000" w14:paraId="000009A1">
      <w:pPr>
        <w:numPr>
          <w:ilvl w:val="0"/>
          <w:numId w:val="122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مخطط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أحداث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للقمع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الشرائي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خصائص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الجهاز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الإصدار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A2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5i91ugi0o1hh" w:id="276"/>
      <w:bookmarkEnd w:id="276"/>
      <w:r w:rsidDel="00000000" w:rsidR="00000000" w:rsidRPr="00000000">
        <w:rPr>
          <w:b w:val="1"/>
          <w:sz w:val="34"/>
          <w:szCs w:val="34"/>
          <w:rtl w:val="0"/>
        </w:rPr>
        <w:t xml:space="preserve">13) Feature Flags / Remote Config</w:t>
      </w:r>
    </w:p>
    <w:p w:rsidR="00000000" w:rsidDel="00000000" w:rsidP="00000000" w:rsidRDefault="00000000" w:rsidRPr="00000000" w14:paraId="000009A3">
      <w:pPr>
        <w:numPr>
          <w:ilvl w:val="0"/>
          <w:numId w:val="279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قائمة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ميزات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حرجة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أعلام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Checkout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Guard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Free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Shipping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Banner</w:t>
      </w:r>
      <w:r w:rsidDel="00000000" w:rsidR="00000000" w:rsidRPr="00000000">
        <w:rPr>
          <w:sz w:val="24"/>
          <w:szCs w:val="24"/>
          <w:rtl w:val="1"/>
        </w:rPr>
        <w:t xml:space="preserve">…).</w:t>
      </w:r>
    </w:p>
    <w:p w:rsidR="00000000" w:rsidDel="00000000" w:rsidP="00000000" w:rsidRDefault="00000000" w:rsidRPr="00000000" w14:paraId="000009A4">
      <w:pPr>
        <w:numPr>
          <w:ilvl w:val="0"/>
          <w:numId w:val="279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Rollback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فوري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العلم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إفراغ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كاش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الميزة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A5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b64pnidee73r" w:id="277"/>
      <w:bookmarkEnd w:id="27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الأسرار</w:t>
      </w:r>
    </w:p>
    <w:p w:rsidR="00000000" w:rsidDel="00000000" w:rsidP="00000000" w:rsidRDefault="00000000" w:rsidRPr="00000000" w14:paraId="000009A6">
      <w:pPr>
        <w:numPr>
          <w:ilvl w:val="0"/>
          <w:numId w:val="292"/>
        </w:numPr>
        <w:bidi w:val="1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جميع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المفاتيح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CI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Secrets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--dart-define</w:t>
      </w:r>
      <w:r w:rsidDel="00000000" w:rsidR="00000000" w:rsidRPr="00000000">
        <w:rPr>
          <w:rtl w:val="1"/>
        </w:rPr>
      </w:r>
      <w:r w:rsidDel="00000000" w:rsidR="00000000" w:rsidRPr="00000000">
        <w:rPr>
          <w:sz w:val="24"/>
          <w:szCs w:val="24"/>
          <w:rtl w:val="1"/>
        </w:rPr>
        <w:t xml:space="preserve">؛ </w:t>
      </w:r>
      <w:r w:rsidDel="00000000" w:rsidR="00000000" w:rsidRPr="00000000">
        <w:rPr>
          <w:b w:val="1"/>
          <w:sz w:val="24"/>
          <w:szCs w:val="24"/>
          <w:rtl w:val="1"/>
        </w:rPr>
        <w:t xml:space="preserve">دوران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كل</w:t>
      </w:r>
      <w:r w:rsidDel="00000000" w:rsidR="00000000" w:rsidRPr="00000000">
        <w:rPr>
          <w:b w:val="1"/>
          <w:sz w:val="24"/>
          <w:szCs w:val="24"/>
          <w:rtl w:val="1"/>
        </w:rPr>
        <w:t xml:space="preserve"> 90 </w:t>
      </w:r>
      <w:r w:rsidDel="00000000" w:rsidR="00000000" w:rsidRPr="00000000">
        <w:rPr>
          <w:b w:val="1"/>
          <w:sz w:val="24"/>
          <w:szCs w:val="24"/>
          <w:rtl w:val="1"/>
        </w:rPr>
        <w:t xml:space="preserve">يوم</w:t>
      </w:r>
      <w:r w:rsidDel="00000000" w:rsidR="00000000" w:rsidRPr="00000000">
        <w:rPr>
          <w:b w:val="1"/>
          <w:sz w:val="24"/>
          <w:szCs w:val="24"/>
          <w:rtl w:val="1"/>
        </w:rPr>
        <w:t xml:space="preserve">ً</w:t>
      </w:r>
      <w:r w:rsidDel="00000000" w:rsidR="00000000" w:rsidRPr="00000000">
        <w:rPr>
          <w:b w:val="1"/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9A7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y590luv7nrs8" w:id="278"/>
      <w:bookmarkEnd w:id="27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مرونة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الشبكة</w:t>
      </w:r>
    </w:p>
    <w:p w:rsidR="00000000" w:rsidDel="00000000" w:rsidP="00000000" w:rsidRDefault="00000000" w:rsidRPr="00000000" w14:paraId="000009A8">
      <w:pPr>
        <w:numPr>
          <w:ilvl w:val="0"/>
          <w:numId w:val="222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Timeouts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اتصال</w:t>
      </w:r>
      <w:r w:rsidDel="00000000" w:rsidR="00000000" w:rsidRPr="00000000">
        <w:rPr>
          <w:sz w:val="24"/>
          <w:szCs w:val="24"/>
          <w:rtl w:val="1"/>
        </w:rPr>
        <w:t xml:space="preserve"> 5</w:t>
      </w:r>
      <w:r w:rsidDel="00000000" w:rsidR="00000000" w:rsidRPr="00000000">
        <w:rPr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قراءة</w:t>
      </w:r>
      <w:r w:rsidDel="00000000" w:rsidR="00000000" w:rsidRPr="00000000">
        <w:rPr>
          <w:sz w:val="24"/>
          <w:szCs w:val="24"/>
          <w:rtl w:val="1"/>
        </w:rPr>
        <w:t xml:space="preserve"> 10</w:t>
      </w:r>
      <w:r w:rsidDel="00000000" w:rsidR="00000000" w:rsidRPr="00000000">
        <w:rPr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إجمالي</w:t>
      </w:r>
      <w:r w:rsidDel="00000000" w:rsidR="00000000" w:rsidRPr="00000000">
        <w:rPr>
          <w:sz w:val="24"/>
          <w:szCs w:val="24"/>
          <w:rtl w:val="1"/>
        </w:rPr>
        <w:t xml:space="preserve"> 30</w:t>
      </w:r>
      <w:r w:rsidDel="00000000" w:rsidR="00000000" w:rsidRPr="00000000">
        <w:rPr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A9">
      <w:pPr>
        <w:numPr>
          <w:ilvl w:val="0"/>
          <w:numId w:val="222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Retry</w:t>
      </w:r>
      <w:r w:rsidDel="00000000" w:rsidR="00000000" w:rsidRPr="00000000">
        <w:rPr>
          <w:sz w:val="24"/>
          <w:szCs w:val="24"/>
          <w:rtl w:val="1"/>
        </w:rPr>
        <w:t xml:space="preserve"> 3 </w:t>
      </w:r>
      <w:r w:rsidDel="00000000" w:rsidR="00000000" w:rsidRPr="00000000">
        <w:rPr>
          <w:sz w:val="24"/>
          <w:szCs w:val="24"/>
          <w:rtl w:val="1"/>
        </w:rPr>
        <w:t xml:space="preserve">مرات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b w:val="1"/>
          <w:sz w:val="24"/>
          <w:szCs w:val="24"/>
          <w:rtl w:val="0"/>
        </w:rPr>
        <w:t xml:space="preserve">Exponential Backoff</w:t>
      </w:r>
      <w:r w:rsidDel="00000000" w:rsidR="00000000" w:rsidRPr="00000000">
        <w:rPr>
          <w:rtl w:val="1"/>
        </w:rPr>
      </w:r>
      <w:r w:rsidDel="00000000" w:rsidR="00000000" w:rsidRPr="00000000">
        <w:rPr>
          <w:sz w:val="24"/>
          <w:szCs w:val="24"/>
          <w:rtl w:val="1"/>
        </w:rPr>
        <w:t xml:space="preserve">؛ </w:t>
      </w:r>
      <w:r w:rsidDel="00000000" w:rsidR="00000000" w:rsidRPr="00000000">
        <w:rPr>
          <w:b w:val="1"/>
          <w:sz w:val="24"/>
          <w:szCs w:val="24"/>
          <w:rtl w:val="0"/>
        </w:rPr>
        <w:t xml:space="preserve">Circuit Breaker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5 </w:t>
      </w:r>
      <w:r w:rsidDel="00000000" w:rsidR="00000000" w:rsidRPr="00000000">
        <w:rPr>
          <w:sz w:val="24"/>
          <w:szCs w:val="24"/>
          <w:rtl w:val="1"/>
        </w:rPr>
        <w:t xml:space="preserve">فشل</w:t>
      </w:r>
      <w:r w:rsidDel="00000000" w:rsidR="00000000" w:rsidRPr="00000000">
        <w:rPr>
          <w:sz w:val="24"/>
          <w:szCs w:val="24"/>
          <w:rtl w:val="1"/>
        </w:rPr>
        <w:t xml:space="preserve">/60</w:t>
      </w:r>
      <w:r w:rsidDel="00000000" w:rsidR="00000000" w:rsidRPr="00000000">
        <w:rPr>
          <w:sz w:val="24"/>
          <w:szCs w:val="24"/>
          <w:rtl w:val="1"/>
        </w:rPr>
        <w:t xml:space="preserve">ث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AA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7mb45pxtd9bf" w:id="279"/>
      <w:bookmarkEnd w:id="27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بوابات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جودة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الإصدار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Release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Gates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AB">
      <w:pPr>
        <w:numPr>
          <w:ilvl w:val="0"/>
          <w:numId w:val="364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نجاح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Checkout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≥ </w:t>
      </w:r>
      <w:r w:rsidDel="00000000" w:rsidR="00000000" w:rsidRPr="00000000">
        <w:rPr>
          <w:b w:val="1"/>
          <w:sz w:val="24"/>
          <w:szCs w:val="24"/>
          <w:rtl w:val="0"/>
        </w:rPr>
        <w:t xml:space="preserve">95%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نسبة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الأخطاء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≤ </w:t>
      </w:r>
      <w:r w:rsidDel="00000000" w:rsidR="00000000" w:rsidRPr="00000000">
        <w:rPr>
          <w:b w:val="1"/>
          <w:sz w:val="24"/>
          <w:szCs w:val="24"/>
          <w:rtl w:val="0"/>
        </w:rPr>
        <w:t xml:space="preserve">1%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الجلسات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AC">
      <w:pPr>
        <w:numPr>
          <w:ilvl w:val="0"/>
          <w:numId w:val="364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اختبارات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تلقائية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خضراء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Golden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Tests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للشاشات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الأساسية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AD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fy83ytw1nqap" w:id="280"/>
      <w:bookmarkEnd w:id="28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17) </w:t>
      </w:r>
      <w:r w:rsidDel="00000000" w:rsidR="00000000" w:rsidRPr="00000000">
        <w:rPr>
          <w:b w:val="1"/>
          <w:sz w:val="34"/>
          <w:szCs w:val="34"/>
          <w:rtl w:val="1"/>
        </w:rPr>
        <w:t xml:space="preserve">سياسة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التبعيات</w:t>
      </w:r>
    </w:p>
    <w:p w:rsidR="00000000" w:rsidDel="00000000" w:rsidP="00000000" w:rsidRDefault="00000000" w:rsidRPr="00000000" w14:paraId="000009AE">
      <w:pPr>
        <w:numPr>
          <w:ilvl w:val="0"/>
          <w:numId w:val="191"/>
        </w:numPr>
        <w:bidi w:val="1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قفل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نسخ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lockfile</w:t>
      </w:r>
      <w:r w:rsidDel="00000000" w:rsidR="00000000" w:rsidRPr="00000000">
        <w:rPr>
          <w:sz w:val="24"/>
          <w:szCs w:val="24"/>
          <w:rtl w:val="1"/>
        </w:rPr>
        <w:t xml:space="preserve">)، </w:t>
      </w:r>
      <w:r w:rsidDel="00000000" w:rsidR="00000000" w:rsidRPr="00000000">
        <w:rPr>
          <w:sz w:val="24"/>
          <w:szCs w:val="24"/>
          <w:rtl w:val="1"/>
        </w:rPr>
        <w:t xml:space="preserve">تدقيق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أمني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وترخيص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سنوي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إزالة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المهجور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AF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xdw7ymkkaz7e" w:id="281"/>
      <w:bookmarkEnd w:id="28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سياسة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البيانات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المحلية</w:t>
      </w:r>
    </w:p>
    <w:p w:rsidR="00000000" w:rsidDel="00000000" w:rsidP="00000000" w:rsidRDefault="00000000" w:rsidRPr="00000000" w14:paraId="000009B0">
      <w:pPr>
        <w:numPr>
          <w:ilvl w:val="0"/>
          <w:numId w:val="116"/>
        </w:numPr>
        <w:bidi w:val="1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خز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ن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جلسة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سلة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تفضيلات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تشفير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تنظيف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دوري</w:t>
      </w:r>
      <w:r w:rsidDel="00000000" w:rsidR="00000000" w:rsidRPr="00000000">
        <w:rPr>
          <w:sz w:val="24"/>
          <w:szCs w:val="24"/>
          <w:rtl w:val="1"/>
        </w:rPr>
        <w:t xml:space="preserve"> (30 </w:t>
      </w:r>
      <w:r w:rsidDel="00000000" w:rsidR="00000000" w:rsidRPr="00000000">
        <w:rPr>
          <w:sz w:val="24"/>
          <w:szCs w:val="24"/>
          <w:rtl w:val="1"/>
        </w:rPr>
        <w:t xml:space="preserve">يوم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B1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rhpz4utrhw6e" w:id="282"/>
      <w:bookmarkEnd w:id="28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الوصولي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والـ</w:t>
      </w:r>
      <w:r w:rsidDel="00000000" w:rsidR="00000000" w:rsidRPr="00000000">
        <w:rPr>
          <w:b w:val="1"/>
          <w:sz w:val="34"/>
          <w:szCs w:val="34"/>
          <w:rtl w:val="0"/>
        </w:rPr>
        <w:t xml:space="preserve">RTL</w:t>
      </w:r>
    </w:p>
    <w:p w:rsidR="00000000" w:rsidDel="00000000" w:rsidP="00000000" w:rsidRDefault="00000000" w:rsidRPr="00000000" w14:paraId="000009B2">
      <w:pPr>
        <w:numPr>
          <w:ilvl w:val="0"/>
          <w:numId w:val="111"/>
        </w:numPr>
        <w:bidi w:val="1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تباين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≥ 4.5:1، </w:t>
      </w:r>
      <w:r w:rsidDel="00000000" w:rsidR="00000000" w:rsidRPr="00000000">
        <w:rPr>
          <w:sz w:val="24"/>
          <w:szCs w:val="24"/>
          <w:rtl w:val="1"/>
        </w:rPr>
        <w:t xml:space="preserve">دعم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تكبير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الخط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اختبار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TalkBack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VoiceOver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B3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qzk408jtxaqz" w:id="283"/>
      <w:bookmarkEnd w:id="28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الموافقات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والامتثال</w:t>
      </w:r>
    </w:p>
    <w:p w:rsidR="00000000" w:rsidDel="00000000" w:rsidP="00000000" w:rsidRDefault="00000000" w:rsidRPr="00000000" w14:paraId="000009B4">
      <w:pPr>
        <w:numPr>
          <w:ilvl w:val="0"/>
          <w:numId w:val="53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مفاتيح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Opt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Opt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Push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SMS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WhatsApp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Email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“</w:t>
      </w:r>
      <w:r w:rsidDel="00000000" w:rsidR="00000000" w:rsidRPr="00000000">
        <w:rPr>
          <w:sz w:val="24"/>
          <w:szCs w:val="24"/>
          <w:rtl w:val="1"/>
        </w:rPr>
        <w:t xml:space="preserve">الإعدادات</w:t>
      </w:r>
      <w:r w:rsidDel="00000000" w:rsidR="00000000" w:rsidRPr="00000000">
        <w:rPr>
          <w:sz w:val="24"/>
          <w:szCs w:val="24"/>
          <w:rtl w:val="1"/>
        </w:rPr>
        <w:t xml:space="preserve">”.</w:t>
      </w:r>
    </w:p>
    <w:p w:rsidR="00000000" w:rsidDel="00000000" w:rsidP="00000000" w:rsidRDefault="00000000" w:rsidRPr="00000000" w14:paraId="000009B5">
      <w:pPr>
        <w:numPr>
          <w:ilvl w:val="0"/>
          <w:numId w:val="53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سياسة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خصوصية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التطبيق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مرتبطة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نقطة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بيانات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B6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9vmrtp4x761c" w:id="284"/>
      <w:bookmarkEnd w:id="28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21)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مؤشرات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الواجهة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KPIs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B7">
      <w:pPr>
        <w:numPr>
          <w:ilvl w:val="0"/>
          <w:numId w:val="417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CTR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البنرات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≥ </w:t>
      </w:r>
      <w:r w:rsidDel="00000000" w:rsidR="00000000" w:rsidRPr="00000000">
        <w:rPr>
          <w:b w:val="1"/>
          <w:sz w:val="24"/>
          <w:szCs w:val="24"/>
          <w:rtl w:val="0"/>
        </w:rPr>
        <w:t xml:space="preserve">3%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، Add-to-Cart ≥ </w:t>
      </w:r>
      <w:r w:rsidDel="00000000" w:rsidR="00000000" w:rsidRPr="00000000">
        <w:rPr>
          <w:b w:val="1"/>
          <w:sz w:val="24"/>
          <w:szCs w:val="24"/>
          <w:rtl w:val="0"/>
        </w:rPr>
        <w:t xml:space="preserve">8%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، Conversion ≥ </w:t>
      </w:r>
      <w:r w:rsidDel="00000000" w:rsidR="00000000" w:rsidRPr="00000000">
        <w:rPr>
          <w:b w:val="1"/>
          <w:sz w:val="24"/>
          <w:szCs w:val="24"/>
          <w:rtl w:val="0"/>
        </w:rPr>
        <w:t xml:space="preserve">1.5%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9B8">
      <w:pPr>
        <w:numPr>
          <w:ilvl w:val="0"/>
          <w:numId w:val="417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تنبيهات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الهبوط</w:t>
      </w:r>
      <w:r w:rsidDel="00000000" w:rsidR="00000000" w:rsidRPr="00000000">
        <w:rPr>
          <w:sz w:val="24"/>
          <w:szCs w:val="24"/>
          <w:rtl w:val="1"/>
        </w:rPr>
        <w:t xml:space="preserve"> 20% </w:t>
      </w:r>
      <w:r w:rsidDel="00000000" w:rsidR="00000000" w:rsidRPr="00000000">
        <w:rPr>
          <w:sz w:val="24"/>
          <w:szCs w:val="24"/>
          <w:rtl w:val="1"/>
        </w:rPr>
        <w:t xml:space="preserve">عن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الهدف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لأسبوعين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B9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wlq4bx403o18" w:id="285"/>
      <w:bookmarkEnd w:id="28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التسمية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Naming</w:t>
      </w:r>
    </w:p>
    <w:p w:rsidR="00000000" w:rsidDel="00000000" w:rsidP="00000000" w:rsidRDefault="00000000" w:rsidRPr="00000000" w14:paraId="000009BA">
      <w:pPr>
        <w:numPr>
          <w:ilvl w:val="0"/>
          <w:numId w:val="44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المجلدات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feature_name/…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الملفات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camelCase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الأصناف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PascalCase</w:t>
      </w:r>
      <w:r w:rsidDel="00000000" w:rsidR="00000000" w:rsidRPr="00000000">
        <w:rPr>
          <w:sz w:val="24"/>
          <w:szCs w:val="24"/>
          <w:rtl w:val="1"/>
        </w:rPr>
        <w:t xml:space="preserve">،</w:t>
      </w:r>
    </w:p>
    <w:p w:rsidR="00000000" w:rsidDel="00000000" w:rsidP="00000000" w:rsidRDefault="00000000" w:rsidRPr="00000000" w14:paraId="000009BB">
      <w:pPr>
        <w:numPr>
          <w:ilvl w:val="0"/>
          <w:numId w:val="44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اللاحقات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…Repository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…UseCase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…Dto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…Notifier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9BC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y1mrb4pa8iij" w:id="286"/>
      <w:bookmarkEnd w:id="28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إعدادات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البيئات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dev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stage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prod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BD">
      <w:pPr>
        <w:numPr>
          <w:ilvl w:val="0"/>
          <w:numId w:val="255"/>
        </w:numPr>
        <w:bidi w:val="1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جدول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واحد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baseUrl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logLevel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featureFlags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analyticsId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9BE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q5sxn94fekat" w:id="287"/>
      <w:bookmarkEnd w:id="28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الإصدارات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</w:t>
      </w:r>
      <w:r w:rsidDel="00000000" w:rsidR="00000000" w:rsidRPr="00000000">
        <w:rPr>
          <w:b w:val="1"/>
          <w:sz w:val="34"/>
          <w:szCs w:val="34"/>
          <w:rtl w:val="0"/>
        </w:rPr>
        <w:t xml:space="preserve">Changelog</w:t>
      </w:r>
    </w:p>
    <w:p w:rsidR="00000000" w:rsidDel="00000000" w:rsidP="00000000" w:rsidRDefault="00000000" w:rsidRPr="00000000" w14:paraId="000009BF">
      <w:pPr>
        <w:numPr>
          <w:ilvl w:val="0"/>
          <w:numId w:val="240"/>
        </w:numPr>
        <w:bidi w:val="1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SemVer: MAJOR.MINOR.PATCH +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CHANGELOG.md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إلزامي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إصدار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C0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dv1cpi73iqse" w:id="288"/>
      <w:bookmarkEnd w:id="288"/>
      <w:r w:rsidDel="00000000" w:rsidR="00000000" w:rsidRPr="00000000">
        <w:rPr>
          <w:b w:val="1"/>
          <w:sz w:val="34"/>
          <w:szCs w:val="34"/>
          <w:rtl w:val="0"/>
        </w:rPr>
        <w:t xml:space="preserve">25) Offline/Sync</w:t>
      </w:r>
    </w:p>
    <w:p w:rsidR="00000000" w:rsidDel="00000000" w:rsidP="00000000" w:rsidRDefault="00000000" w:rsidRPr="00000000" w14:paraId="000009C1">
      <w:pPr>
        <w:numPr>
          <w:ilvl w:val="0"/>
          <w:numId w:val="377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السلة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محلية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دائمة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دمج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حسب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SKU</w:t>
      </w:r>
      <w:r w:rsidDel="00000000" w:rsidR="00000000" w:rsidRPr="00000000">
        <w:rPr>
          <w:sz w:val="24"/>
          <w:szCs w:val="24"/>
          <w:rtl w:val="1"/>
        </w:rPr>
        <w:t xml:space="preserve">+</w:t>
      </w:r>
      <w:r w:rsidDel="00000000" w:rsidR="00000000" w:rsidRPr="00000000">
        <w:rPr>
          <w:sz w:val="24"/>
          <w:szCs w:val="24"/>
          <w:rtl w:val="1"/>
        </w:rPr>
        <w:t xml:space="preserve">المقاس</w:t>
      </w:r>
      <w:r w:rsidDel="00000000" w:rsidR="00000000" w:rsidRPr="00000000">
        <w:rPr>
          <w:sz w:val="24"/>
          <w:szCs w:val="24"/>
          <w:rtl w:val="1"/>
        </w:rPr>
        <w:t xml:space="preserve">+</w:t>
      </w:r>
      <w:r w:rsidDel="00000000" w:rsidR="00000000" w:rsidRPr="00000000">
        <w:rPr>
          <w:sz w:val="24"/>
          <w:szCs w:val="24"/>
          <w:rtl w:val="1"/>
        </w:rPr>
        <w:t xml:space="preserve">اللون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المزامنة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C2">
      <w:pPr>
        <w:numPr>
          <w:ilvl w:val="0"/>
          <w:numId w:val="377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الطلبات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Server-wins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دائم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C3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1mf0dyg8d0gj" w:id="289"/>
      <w:bookmarkEnd w:id="28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سياسة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الشبكات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الضعيفة</w:t>
      </w:r>
    </w:p>
    <w:p w:rsidR="00000000" w:rsidDel="00000000" w:rsidP="00000000" w:rsidRDefault="00000000" w:rsidRPr="00000000" w14:paraId="000009C4">
      <w:pPr>
        <w:numPr>
          <w:ilvl w:val="0"/>
          <w:numId w:val="85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Prefetch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للصور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الحرجة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Gzip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Brotli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خفض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جودة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الصور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3</w:t>
      </w:r>
      <w:r w:rsidDel="00000000" w:rsidR="00000000" w:rsidRPr="00000000">
        <w:rPr>
          <w:sz w:val="24"/>
          <w:szCs w:val="24"/>
          <w:rtl w:val="0"/>
        </w:rPr>
        <w:t xml:space="preserve">G</w:t>
      </w:r>
      <w:r w:rsidDel="00000000" w:rsidR="00000000" w:rsidRPr="00000000">
        <w:rPr>
          <w:sz w:val="24"/>
          <w:szCs w:val="24"/>
          <w:rtl w:val="1"/>
        </w:rPr>
        <w:t xml:space="preserve">،</w:t>
      </w:r>
    </w:p>
    <w:p w:rsidR="00000000" w:rsidDel="00000000" w:rsidP="00000000" w:rsidRDefault="00000000" w:rsidRPr="00000000" w14:paraId="000009C5">
      <w:pPr>
        <w:numPr>
          <w:ilvl w:val="0"/>
          <w:numId w:val="85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إرجاء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طلبات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الخلفية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الحرجة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C6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6c8cbfnm9wv" w:id="290"/>
      <w:bookmarkEnd w:id="29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27)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اختبار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أمني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دوري</w:t>
      </w:r>
    </w:p>
    <w:p w:rsidR="00000000" w:rsidDel="00000000" w:rsidP="00000000" w:rsidRDefault="00000000" w:rsidRPr="00000000" w14:paraId="000009C7">
      <w:pPr>
        <w:numPr>
          <w:ilvl w:val="0"/>
          <w:numId w:val="46"/>
        </w:numPr>
        <w:bidi w:val="1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MSTG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lite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شهري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b w:val="1"/>
          <w:sz w:val="24"/>
          <w:szCs w:val="24"/>
          <w:rtl w:val="0"/>
        </w:rPr>
        <w:t xml:space="preserve">Pen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نصف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سنوي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تتب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Findings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C8">
      <w:pPr>
        <w:pStyle w:val="Heading2"/>
        <w:keepNext w:val="0"/>
        <w:keepLines w:val="0"/>
        <w:bidi w:val="1"/>
        <w:spacing w:after="80" w:lineRule="auto"/>
        <w:ind w:left="-2125.984251968503" w:right="-1174.7244094488178" w:firstLine="285"/>
        <w:rPr>
          <w:b w:val="1"/>
          <w:sz w:val="34"/>
          <w:szCs w:val="34"/>
        </w:rPr>
      </w:pPr>
      <w:bookmarkStart w:colFirst="0" w:colLast="0" w:name="_i0zggklpsgai" w:id="291"/>
      <w:bookmarkEnd w:id="29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ترحيل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تراجع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للبيانات</w:t>
      </w:r>
    </w:p>
    <w:p w:rsidR="00000000" w:rsidDel="00000000" w:rsidP="00000000" w:rsidRDefault="00000000" w:rsidRPr="00000000" w14:paraId="000009C9">
      <w:pPr>
        <w:numPr>
          <w:ilvl w:val="0"/>
          <w:numId w:val="24"/>
        </w:numPr>
        <w:bidi w:val="1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إصدارات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للمخططات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المحلية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b w:val="1"/>
          <w:sz w:val="24"/>
          <w:szCs w:val="24"/>
          <w:rtl w:val="0"/>
        </w:rPr>
        <w:t xml:space="preserve">Migration scripts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خطة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Rollback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CA">
      <w:pPr>
        <w:bidi w:val="1"/>
        <w:spacing w:before="200" w:lineRule="auto"/>
        <w:ind w:left="-2125.984251968503" w:right="-1174.7244094488178" w:firstLine="285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2551.1811023622045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2551.1811023622045" w:header="720" w:footer="720"/>
          <w:pgNumType w:start="1"/>
        </w:sectPr>
      </w:pPr>
      <w:bookmarkStart w:colFirst="0" w:colLast="0" w:name="_usdewy7b8b08" w:id="292"/>
      <w:bookmarkEnd w:id="29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حزمة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تشغيلية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numPr>
          <w:ilvl w:val="0"/>
          <w:numId w:val="25"/>
        </w:numPr>
        <w:bidi w:val="1"/>
        <w:spacing w:after="200" w:before="240" w:lineRule="auto"/>
        <w:ind w:left="-1984.251968503936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عقد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الـ</w:t>
      </w:r>
      <w:r w:rsidDel="00000000" w:rsidR="00000000" w:rsidRPr="00000000">
        <w:rPr>
          <w:b w:val="1"/>
          <w:sz w:val="24"/>
          <w:szCs w:val="24"/>
          <w:rtl w:val="0"/>
        </w:rPr>
        <w:t xml:space="preserve">API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الموح</w:t>
      </w:r>
      <w:r w:rsidDel="00000000" w:rsidR="00000000" w:rsidRPr="00000000">
        <w:rPr>
          <w:b w:val="1"/>
          <w:sz w:val="24"/>
          <w:szCs w:val="24"/>
          <w:rtl w:val="1"/>
        </w:rPr>
        <w:t xml:space="preserve">ّ</w:t>
      </w:r>
      <w:r w:rsidDel="00000000" w:rsidR="00000000" w:rsidRPr="00000000">
        <w:rPr>
          <w:b w:val="1"/>
          <w:sz w:val="24"/>
          <w:szCs w:val="24"/>
          <w:rtl w:val="1"/>
        </w:rPr>
        <w:t xml:space="preserve">د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OpenAPI</w:t>
      </w:r>
      <w:r w:rsidDel="00000000" w:rsidR="00000000" w:rsidRPr="00000000">
        <w:rPr>
          <w:b w:val="1"/>
          <w:sz w:val="24"/>
          <w:szCs w:val="24"/>
          <w:rtl w:val="0"/>
        </w:rPr>
        <w:t xml:space="preserve">/</w:t>
      </w:r>
      <w:r w:rsidDel="00000000" w:rsidR="00000000" w:rsidRPr="00000000">
        <w:rPr>
          <w:b w:val="1"/>
          <w:sz w:val="24"/>
          <w:szCs w:val="24"/>
          <w:rtl w:val="0"/>
        </w:rPr>
        <w:t xml:space="preserve">Swagger</w:t>
      </w:r>
      <w:r w:rsidDel="00000000" w:rsidR="00000000" w:rsidRPr="00000000">
        <w:rPr>
          <w:b w:val="1"/>
          <w:sz w:val="24"/>
          <w:szCs w:val="24"/>
          <w:rtl w:val="0"/>
        </w:rPr>
        <w:t xml:space="preserve"> + </w:t>
      </w:r>
      <w:r w:rsidDel="00000000" w:rsidR="00000000" w:rsidRPr="00000000">
        <w:rPr>
          <w:b w:val="1"/>
          <w:sz w:val="24"/>
          <w:szCs w:val="24"/>
          <w:rtl w:val="0"/>
        </w:rPr>
        <w:t xml:space="preserve">Mock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Server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يثب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Endpoint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Request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Response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Errors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كمرجع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واحد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للعميل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والخلفية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CD">
      <w:pPr>
        <w:numPr>
          <w:ilvl w:val="0"/>
          <w:numId w:val="25"/>
        </w:numPr>
        <w:bidi w:val="1"/>
        <w:spacing w:after="200" w:lineRule="auto"/>
        <w:ind w:left="-1984.251968503936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قاموس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Dictionary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تعريف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حقول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الأساسية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User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Product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Cart</w:t>
      </w:r>
      <w:r w:rsidDel="00000000" w:rsidR="00000000" w:rsidRPr="00000000">
        <w:rPr>
          <w:sz w:val="24"/>
          <w:szCs w:val="24"/>
          <w:rtl w:val="1"/>
        </w:rPr>
        <w:t xml:space="preserve">…)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القيود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والتحق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قات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وأنواع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CE">
      <w:pPr>
        <w:numPr>
          <w:ilvl w:val="0"/>
          <w:numId w:val="25"/>
        </w:numPr>
        <w:bidi w:val="1"/>
        <w:spacing w:after="200" w:lineRule="auto"/>
        <w:ind w:left="-1984.251968503936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مخطط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التحليلات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الموح</w:t>
      </w:r>
      <w:r w:rsidDel="00000000" w:rsidR="00000000" w:rsidRPr="00000000">
        <w:rPr>
          <w:b w:val="1"/>
          <w:sz w:val="24"/>
          <w:szCs w:val="24"/>
          <w:rtl w:val="1"/>
        </w:rPr>
        <w:t xml:space="preserve">ّ</w:t>
      </w:r>
      <w:r w:rsidDel="00000000" w:rsidR="00000000" w:rsidRPr="00000000">
        <w:rPr>
          <w:b w:val="1"/>
          <w:sz w:val="24"/>
          <w:szCs w:val="24"/>
          <w:rtl w:val="1"/>
        </w:rPr>
        <w:t xml:space="preserve">د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Event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Schema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b w:val="1"/>
          <w:sz w:val="24"/>
          <w:szCs w:val="24"/>
          <w:rtl w:val="1"/>
        </w:rPr>
        <w:t xml:space="preserve">1)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أسماء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الأحداث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المعاملات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وأنواعها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ربط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ومنطق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حفظ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sz w:val="24"/>
          <w:szCs w:val="24"/>
          <w:rtl w:val="1"/>
        </w:rPr>
        <w:t xml:space="preserve">آخر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UTM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9CF">
      <w:pPr>
        <w:numPr>
          <w:ilvl w:val="0"/>
          <w:numId w:val="25"/>
        </w:numPr>
        <w:bidi w:val="1"/>
        <w:spacing w:after="200" w:lineRule="auto"/>
        <w:ind w:left="-1984.251968503936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حزمة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الاختبار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والوصول</w:t>
      </w:r>
      <w:r w:rsidDel="00000000" w:rsidR="00000000" w:rsidRPr="00000000">
        <w:rPr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حسابات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اختبار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dev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stage</w:t>
      </w:r>
      <w:r w:rsidDel="00000000" w:rsidR="00000000" w:rsidRPr="00000000">
        <w:rPr>
          <w:sz w:val="24"/>
          <w:szCs w:val="24"/>
          <w:rtl w:val="1"/>
        </w:rPr>
        <w:t xml:space="preserve">)، </w:t>
      </w:r>
      <w:r w:rsidDel="00000000" w:rsidR="00000000" w:rsidRPr="00000000">
        <w:rPr>
          <w:sz w:val="24"/>
          <w:szCs w:val="24"/>
          <w:rtl w:val="1"/>
        </w:rPr>
        <w:t xml:space="preserve">بيانات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وهمية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Seed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بطاقات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دفع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تجريبية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وأذونات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الوصول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للأدوات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D0">
      <w:pPr>
        <w:numPr>
          <w:ilvl w:val="0"/>
          <w:numId w:val="25"/>
        </w:numPr>
        <w:bidi w:val="1"/>
        <w:spacing w:after="200" w:lineRule="auto"/>
        <w:ind w:left="-1984.251968503936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تعريفات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DoR</w:t>
      </w:r>
      <w:r w:rsidDel="00000000" w:rsidR="00000000" w:rsidRPr="00000000">
        <w:rPr>
          <w:b w:val="1"/>
          <w:sz w:val="24"/>
          <w:szCs w:val="24"/>
          <w:rtl w:val="0"/>
        </w:rPr>
        <w:t xml:space="preserve">/</w:t>
      </w:r>
      <w:r w:rsidDel="00000000" w:rsidR="00000000" w:rsidRPr="00000000">
        <w:rPr>
          <w:b w:val="1"/>
          <w:sz w:val="24"/>
          <w:szCs w:val="24"/>
          <w:rtl w:val="0"/>
        </w:rPr>
        <w:t xml:space="preserve">DoD</w:t>
      </w:r>
      <w:r w:rsidDel="00000000" w:rsidR="00000000" w:rsidRPr="00000000">
        <w:rPr>
          <w:b w:val="1"/>
          <w:sz w:val="24"/>
          <w:szCs w:val="24"/>
          <w:rtl w:val="0"/>
        </w:rPr>
        <w:t xml:space="preserve"> + </w:t>
      </w:r>
      <w:r w:rsidDel="00000000" w:rsidR="00000000" w:rsidRPr="00000000">
        <w:rPr>
          <w:b w:val="1"/>
          <w:sz w:val="24"/>
          <w:szCs w:val="24"/>
          <w:rtl w:val="0"/>
        </w:rPr>
        <w:t xml:space="preserve">Checklists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للكود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0"/>
        </w:rPr>
        <w:t xml:space="preserve">PR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0"/>
        </w:rPr>
        <w:t xml:space="preserve">CI</w:t>
      </w:r>
      <w:r w:rsidDel="00000000" w:rsidR="00000000" w:rsidRPr="00000000">
        <w:rPr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جاهز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لبدء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التطوير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هو</w:t>
      </w:r>
      <w:r w:rsidDel="00000000" w:rsidR="00000000" w:rsidRPr="00000000">
        <w:rPr>
          <w:sz w:val="24"/>
          <w:szCs w:val="24"/>
          <w:rtl w:val="1"/>
        </w:rPr>
        <w:t xml:space="preserve"> “</w:t>
      </w:r>
      <w:r w:rsidDel="00000000" w:rsidR="00000000" w:rsidRPr="00000000">
        <w:rPr>
          <w:sz w:val="24"/>
          <w:szCs w:val="24"/>
          <w:rtl w:val="1"/>
        </w:rPr>
        <w:t xml:space="preserve">مكتمل</w:t>
      </w:r>
      <w:r w:rsidDel="00000000" w:rsidR="00000000" w:rsidRPr="00000000">
        <w:rPr>
          <w:sz w:val="24"/>
          <w:szCs w:val="24"/>
          <w:rtl w:val="1"/>
        </w:rPr>
        <w:t xml:space="preserve">”،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قواعد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Git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PR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والمراجعة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والـ</w:t>
      </w:r>
      <w:r w:rsidDel="00000000" w:rsidR="00000000" w:rsidRPr="00000000">
        <w:rPr>
          <w:sz w:val="24"/>
          <w:szCs w:val="24"/>
          <w:rtl w:val="0"/>
        </w:rPr>
        <w:t xml:space="preserve">lint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D1">
      <w:pPr>
        <w:numPr>
          <w:ilvl w:val="0"/>
          <w:numId w:val="25"/>
        </w:numPr>
        <w:bidi w:val="1"/>
        <w:spacing w:after="200" w:lineRule="auto"/>
        <w:ind w:left="-1984.251968503936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خريطة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الملكية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CODEOWNERS</w:t>
      </w:r>
      <w:r w:rsidDel="00000000" w:rsidR="00000000" w:rsidRPr="00000000">
        <w:rPr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يملك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ميزة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مجلد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يراجعها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مسؤولية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واضحة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سرعة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القرارات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9D2">
      <w:pPr>
        <w:numPr>
          <w:ilvl w:val="0"/>
          <w:numId w:val="25"/>
        </w:numPr>
        <w:bidi w:val="1"/>
        <w:spacing w:after="200" w:lineRule="auto"/>
        <w:ind w:left="-1984.251968503936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دليل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الإصدار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والتراجع</w:t>
      </w:r>
      <w:r w:rsidDel="00000000" w:rsidR="00000000" w:rsidRPr="00000000">
        <w:rPr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Release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checklist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لمتاجر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iOS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Android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التوزيع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المرحلي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خطوات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Rollback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وبدائل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Feature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Flags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D3">
      <w:pPr>
        <w:numPr>
          <w:ilvl w:val="0"/>
          <w:numId w:val="25"/>
        </w:numPr>
        <w:bidi w:val="1"/>
        <w:spacing w:after="200" w:before="240" w:lineRule="auto"/>
        <w:ind w:left="-1984.251968503936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SLO</w:t>
      </w:r>
      <w:r w:rsidDel="00000000" w:rsidR="00000000" w:rsidRPr="00000000">
        <w:rPr>
          <w:b w:val="1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sz w:val="24"/>
          <w:szCs w:val="24"/>
          <w:rtl w:val="1"/>
        </w:rPr>
        <w:t xml:space="preserve">تنبيهات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+ </w:t>
      </w:r>
      <w:r w:rsidDel="00000000" w:rsidR="00000000" w:rsidRPr="00000000">
        <w:rPr>
          <w:b w:val="1"/>
          <w:sz w:val="24"/>
          <w:szCs w:val="24"/>
          <w:rtl w:val="1"/>
        </w:rPr>
        <w:t xml:space="preserve">أمان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مختصر</w:t>
      </w:r>
      <w:r w:rsidDel="00000000" w:rsidR="00000000" w:rsidRPr="00000000">
        <w:rPr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SLOs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Crash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free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≥99.5%, </w:t>
      </w:r>
      <w:r w:rsidDel="00000000" w:rsidR="00000000" w:rsidRPr="00000000">
        <w:rPr>
          <w:sz w:val="24"/>
          <w:szCs w:val="24"/>
          <w:rtl w:val="0"/>
        </w:rPr>
        <w:t xml:space="preserve">App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start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95 ≤2.5</w:t>
      </w:r>
      <w:r w:rsidDel="00000000" w:rsidR="00000000" w:rsidRPr="00000000">
        <w:rPr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1"/>
        </w:rPr>
        <w:t xml:space="preserve">…) + </w:t>
      </w:r>
      <w:r w:rsidDel="00000000" w:rsidR="00000000" w:rsidRPr="00000000">
        <w:rPr>
          <w:sz w:val="24"/>
          <w:szCs w:val="24"/>
          <w:rtl w:val="1"/>
        </w:rPr>
        <w:t xml:space="preserve">مصفوفة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التنبيهات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يتنبه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ومتى</w:t>
      </w:r>
      <w:r w:rsidDel="00000000" w:rsidR="00000000" w:rsidRPr="00000000">
        <w:rPr>
          <w:sz w:val="24"/>
          <w:szCs w:val="24"/>
          <w:rtl w:val="1"/>
        </w:rPr>
        <w:t xml:space="preserve">) + </w:t>
      </w:r>
      <w:r w:rsidDel="00000000" w:rsidR="00000000" w:rsidRPr="00000000">
        <w:rPr>
          <w:sz w:val="24"/>
          <w:szCs w:val="24"/>
          <w:rtl w:val="1"/>
        </w:rPr>
        <w:t xml:space="preserve">فحص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أمني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MSTG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lite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وجدول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دوران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الأسرار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9D4">
      <w:pPr>
        <w:bidi w:val="1"/>
        <w:rPr/>
        <w:sectPr>
          <w:type w:val="nextPage"/>
          <w:pgSz w:h="16834" w:w="11909" w:orient="portrait"/>
          <w:pgMar w:bottom="1440" w:top="1440" w:left="1440" w:right="2551.1811023622045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832.2047244094489" w:right="1440" w:header="720" w:footer="720"/>
          <w:pgNumType w:start="1"/>
        </w:sectPr>
      </w:pPr>
      <w:bookmarkStart w:colFirst="0" w:colLast="0" w:name="_sthyqwhhe6us" w:id="293"/>
      <w:bookmarkEnd w:id="29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Redis Standards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pStyle w:val="Heading1"/>
        <w:keepNext w:val="0"/>
        <w:keepLines w:val="0"/>
        <w:spacing w:before="480" w:lineRule="auto"/>
        <w:rPr>
          <w:b w:val="1"/>
          <w:sz w:val="34"/>
          <w:szCs w:val="34"/>
        </w:rPr>
      </w:pPr>
      <w:bookmarkStart w:colFirst="0" w:colLast="0" w:name="_wi86c6mvj70f" w:id="294"/>
      <w:bookmarkEnd w:id="294"/>
      <w:commentRangeStart w:id="45"/>
      <w:r w:rsidDel="00000000" w:rsidR="00000000" w:rsidRPr="00000000">
        <w:rPr>
          <w:b w:val="1"/>
          <w:sz w:val="46"/>
          <w:szCs w:val="46"/>
          <w:rtl w:val="0"/>
        </w:rPr>
        <w:t xml:space="preserve">Redis Standards </w:t>
      </w:r>
      <w:commentRangeEnd w:id="45"/>
      <w:r w:rsidDel="00000000" w:rsidR="00000000" w:rsidRPr="00000000">
        <w:commentReference w:id="4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h9ne2de2z7a" w:id="295"/>
      <w:bookmarkEnd w:id="29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النطاق</w:t>
      </w:r>
    </w:p>
    <w:p w:rsidR="00000000" w:rsidDel="00000000" w:rsidP="00000000" w:rsidRDefault="00000000" w:rsidRPr="00000000" w14:paraId="000009D8">
      <w:pPr>
        <w:numPr>
          <w:ilvl w:val="0"/>
          <w:numId w:val="16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الغرض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القراءة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limiting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الأقفال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الموزعة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والجلسات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الخفيفة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9">
      <w:pPr>
        <w:numPr>
          <w:ilvl w:val="0"/>
          <w:numId w:val="16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ليس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مصدر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حقيقة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نهائي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2gizarjr4noz" w:id="296"/>
      <w:bookmarkEnd w:id="29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التوزيع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والتشغيل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Topology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DC">
      <w:pPr>
        <w:numPr>
          <w:ilvl w:val="0"/>
          <w:numId w:val="37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DD">
      <w:pPr>
        <w:numPr>
          <w:ilvl w:val="0"/>
          <w:numId w:val="3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مثيلان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مستحسن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9DE">
      <w:pPr>
        <w:numPr>
          <w:ilvl w:val="1"/>
          <w:numId w:val="37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cache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AOF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إخلاء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allkeys-lru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9DF">
      <w:pPr>
        <w:numPr>
          <w:ilvl w:val="1"/>
          <w:numId w:val="37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state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AOF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للجلسات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القيود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الأقفال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E0">
      <w:pPr>
        <w:numPr>
          <w:ilvl w:val="0"/>
          <w:numId w:val="3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التوف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العالي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numPr>
          <w:ilvl w:val="0"/>
          <w:numId w:val="37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Managed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ElastiCache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Upstash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Self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Hosted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Sentinel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Replica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9E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xetm8iwubwua" w:id="297"/>
      <w:bookmarkEnd w:id="29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التسمية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المعيارية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للمفاتيح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Key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Naming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{app}:{env}:{domain}:{entity}:{id}:{sub}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zahraah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  <w:t xml:space="preserve">:12345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numPr>
          <w:ilvl w:val="0"/>
          <w:numId w:val="45"/>
        </w:numPr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بفلاتر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صفحة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المفتاح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zahraah:prod:category:{cid}:list:p{n}:sort:{s}</w:t>
      </w:r>
    </w:p>
    <w:p w:rsidR="00000000" w:rsidDel="00000000" w:rsidP="00000000" w:rsidRDefault="00000000" w:rsidRPr="00000000" w14:paraId="000009E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oz7uwg3pd7xk" w:id="298"/>
      <w:bookmarkEnd w:id="29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سياسة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TTL</w:t>
      </w:r>
    </w:p>
    <w:p w:rsidR="00000000" w:rsidDel="00000000" w:rsidP="00000000" w:rsidRDefault="00000000" w:rsidRPr="00000000" w14:paraId="000009EA">
      <w:pPr>
        <w:numPr>
          <w:ilvl w:val="0"/>
          <w:numId w:val="13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TTL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لاستخدامه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Jitter ±10–20%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جماعي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EB">
      <w:pPr>
        <w:numPr>
          <w:ilvl w:val="0"/>
          <w:numId w:val="1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9EC">
      <w:pPr>
        <w:numPr>
          <w:ilvl w:val="1"/>
          <w:numId w:val="13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: 5–15 </w:t>
      </w:r>
      <w:r w:rsidDel="00000000" w:rsidR="00000000" w:rsidRPr="00000000">
        <w:rPr>
          <w:rtl w:val="1"/>
        </w:rPr>
        <w:t xml:space="preserve">دقيقة</w:t>
      </w:r>
    </w:p>
    <w:p w:rsidR="00000000" w:rsidDel="00000000" w:rsidP="00000000" w:rsidRDefault="00000000" w:rsidRPr="00000000" w14:paraId="000009ED">
      <w:pPr>
        <w:numPr>
          <w:ilvl w:val="1"/>
          <w:numId w:val="13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الفئات</w:t>
      </w:r>
      <w:r w:rsidDel="00000000" w:rsidR="00000000" w:rsidRPr="00000000">
        <w:rPr>
          <w:rtl w:val="1"/>
        </w:rPr>
        <w:t xml:space="preserve">: 1–5 </w:t>
      </w:r>
      <w:r w:rsidDel="00000000" w:rsidR="00000000" w:rsidRPr="00000000">
        <w:rPr>
          <w:rtl w:val="1"/>
        </w:rPr>
        <w:t xml:space="preserve">دقائق</w:t>
      </w:r>
    </w:p>
    <w:p w:rsidR="00000000" w:rsidDel="00000000" w:rsidP="00000000" w:rsidRDefault="00000000" w:rsidRPr="00000000" w14:paraId="000009EE">
      <w:pPr>
        <w:numPr>
          <w:ilvl w:val="1"/>
          <w:numId w:val="13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الصفحة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الرئيسية</w:t>
      </w:r>
      <w:r w:rsidDel="00000000" w:rsidR="00000000" w:rsidRPr="00000000">
        <w:rPr>
          <w:rtl w:val="1"/>
        </w:rPr>
        <w:t xml:space="preserve">: 30–60 </w:t>
      </w:r>
      <w:r w:rsidDel="00000000" w:rsidR="00000000" w:rsidRPr="00000000">
        <w:rPr>
          <w:rtl w:val="1"/>
        </w:rPr>
        <w:t xml:space="preserve">ثانية</w:t>
      </w:r>
    </w:p>
    <w:p w:rsidR="00000000" w:rsidDel="00000000" w:rsidP="00000000" w:rsidRDefault="00000000" w:rsidRPr="00000000" w14:paraId="000009EF">
      <w:pPr>
        <w:numPr>
          <w:ilvl w:val="1"/>
          <w:numId w:val="13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التسعير</w:t>
      </w:r>
      <w:r w:rsidDel="00000000" w:rsidR="00000000" w:rsidRPr="00000000">
        <w:rPr>
          <w:rtl w:val="1"/>
        </w:rPr>
        <w:t xml:space="preserve">: 5–30 </w:t>
      </w:r>
      <w:r w:rsidDel="00000000" w:rsidR="00000000" w:rsidRPr="00000000">
        <w:rPr>
          <w:rtl w:val="1"/>
        </w:rPr>
        <w:t xml:space="preserve">دقيقة</w:t>
      </w:r>
    </w:p>
    <w:p w:rsidR="00000000" w:rsidDel="00000000" w:rsidP="00000000" w:rsidRDefault="00000000" w:rsidRPr="00000000" w14:paraId="000009F0">
      <w:pPr>
        <w:numPr>
          <w:ilvl w:val="1"/>
          <w:numId w:val="138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الكوبونات</w:t>
      </w:r>
      <w:r w:rsidDel="00000000" w:rsidR="00000000" w:rsidRPr="00000000">
        <w:rPr>
          <w:rtl w:val="1"/>
        </w:rPr>
        <w:t xml:space="preserve">: 2–10 </w:t>
      </w:r>
      <w:r w:rsidDel="00000000" w:rsidR="00000000" w:rsidRPr="00000000">
        <w:rPr>
          <w:rtl w:val="1"/>
        </w:rPr>
        <w:t xml:space="preserve">دقائق</w:t>
      </w:r>
    </w:p>
    <w:p w:rsidR="00000000" w:rsidDel="00000000" w:rsidP="00000000" w:rsidRDefault="00000000" w:rsidRPr="00000000" w14:paraId="000009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1qz4v9399qd" w:id="299"/>
      <w:bookmarkEnd w:id="29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نمط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Cache</w:t>
      </w:r>
      <w:r w:rsidDel="00000000" w:rsidR="00000000" w:rsidRPr="00000000">
        <w:rPr>
          <w:b w:val="1"/>
          <w:sz w:val="34"/>
          <w:szCs w:val="34"/>
          <w:rtl w:val="0"/>
        </w:rPr>
        <w:t xml:space="preserve">-</w:t>
      </w:r>
      <w:r w:rsidDel="00000000" w:rsidR="00000000" w:rsidRPr="00000000">
        <w:rPr>
          <w:b w:val="1"/>
          <w:sz w:val="34"/>
          <w:szCs w:val="34"/>
          <w:rtl w:val="0"/>
        </w:rPr>
        <w:t xml:space="preserve">Aside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القياسي</w:t>
      </w:r>
    </w:p>
    <w:p w:rsidR="00000000" w:rsidDel="00000000" w:rsidP="00000000" w:rsidRDefault="00000000" w:rsidRPr="00000000" w14:paraId="000009F6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قراءة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9F7">
      <w:pPr>
        <w:numPr>
          <w:ilvl w:val="0"/>
          <w:numId w:val="33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F8">
      <w:pPr>
        <w:numPr>
          <w:ilvl w:val="0"/>
          <w:numId w:val="33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Miss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MySQL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أعد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F9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كتابة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9FA">
      <w:pPr>
        <w:numPr>
          <w:ilvl w:val="0"/>
          <w:numId w:val="21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نف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MySQL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FB">
      <w:pPr>
        <w:numPr>
          <w:ilvl w:val="0"/>
          <w:numId w:val="2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نجاح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commit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إبطل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cache:invalidate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Pub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Sub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الأنماط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FC">
      <w:pPr>
        <w:numPr>
          <w:ilvl w:val="0"/>
          <w:numId w:val="21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احم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Cache Stampede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Lock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NX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F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wqaeklb95qv" w:id="300"/>
      <w:bookmarkEnd w:id="30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خرائط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الإبطال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ت</w:t>
      </w:r>
      <w:r w:rsidDel="00000000" w:rsidR="00000000" w:rsidRPr="00000000">
        <w:rPr>
          <w:b w:val="1"/>
          <w:sz w:val="34"/>
          <w:szCs w:val="34"/>
          <w:rtl w:val="1"/>
        </w:rPr>
        <w:t xml:space="preserve">ُ</w:t>
      </w:r>
      <w:r w:rsidDel="00000000" w:rsidR="00000000" w:rsidRPr="00000000">
        <w:rPr>
          <w:b w:val="1"/>
          <w:sz w:val="34"/>
          <w:szCs w:val="34"/>
          <w:rtl w:val="1"/>
        </w:rPr>
        <w:t xml:space="preserve">نس</w:t>
      </w:r>
      <w:r w:rsidDel="00000000" w:rsidR="00000000" w:rsidRPr="00000000">
        <w:rPr>
          <w:b w:val="1"/>
          <w:sz w:val="34"/>
          <w:szCs w:val="34"/>
          <w:rtl w:val="1"/>
        </w:rPr>
        <w:t xml:space="preserve">َّ</w:t>
      </w:r>
      <w:r w:rsidDel="00000000" w:rsidR="00000000" w:rsidRPr="00000000">
        <w:rPr>
          <w:b w:val="1"/>
          <w:sz w:val="34"/>
          <w:szCs w:val="34"/>
          <w:rtl w:val="1"/>
        </w:rPr>
        <w:t xml:space="preserve">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فريق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DB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FF">
      <w:pPr>
        <w:numPr>
          <w:ilvl w:val="0"/>
          <w:numId w:val="30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product/variant:</w:t>
      </w:r>
    </w:p>
    <w:p w:rsidR="00000000" w:rsidDel="00000000" w:rsidP="00000000" w:rsidRDefault="00000000" w:rsidRPr="00000000" w14:paraId="00000A00">
      <w:pPr>
        <w:numPr>
          <w:ilvl w:val="1"/>
          <w:numId w:val="30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zahraah:prod:product:{product_id}</w:t>
      </w:r>
    </w:p>
    <w:p w:rsidR="00000000" w:rsidDel="00000000" w:rsidP="00000000" w:rsidRDefault="00000000" w:rsidRPr="00000000" w14:paraId="00000A01">
      <w:pPr>
        <w:numPr>
          <w:ilvl w:val="1"/>
          <w:numId w:val="30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zahraah:prod:category:{cid}:list:*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ذات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الصلة</w:t>
      </w:r>
    </w:p>
    <w:p w:rsidR="00000000" w:rsidDel="00000000" w:rsidP="00000000" w:rsidRDefault="00000000" w:rsidRPr="00000000" w14:paraId="00000A02">
      <w:pPr>
        <w:numPr>
          <w:ilvl w:val="0"/>
          <w:numId w:val="3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category:</w:t>
      </w:r>
    </w:p>
    <w:p w:rsidR="00000000" w:rsidDel="00000000" w:rsidP="00000000" w:rsidRDefault="00000000" w:rsidRPr="00000000" w14:paraId="00000A03">
      <w:pPr>
        <w:numPr>
          <w:ilvl w:val="1"/>
          <w:numId w:val="30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zahraah:prod:category:{cid}:list:*</w:t>
      </w:r>
    </w:p>
    <w:p w:rsidR="00000000" w:rsidDel="00000000" w:rsidP="00000000" w:rsidRDefault="00000000" w:rsidRPr="00000000" w14:paraId="00000A04">
      <w:pPr>
        <w:numPr>
          <w:ilvl w:val="1"/>
          <w:numId w:val="30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zahraah:prod:home</w:t>
      </w:r>
    </w:p>
    <w:p w:rsidR="00000000" w:rsidDel="00000000" w:rsidP="00000000" w:rsidRDefault="00000000" w:rsidRPr="00000000" w14:paraId="00000A05">
      <w:pPr>
        <w:numPr>
          <w:ilvl w:val="0"/>
          <w:numId w:val="3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pricing/shipping:</w:t>
      </w:r>
    </w:p>
    <w:p w:rsidR="00000000" w:rsidDel="00000000" w:rsidP="00000000" w:rsidRDefault="00000000" w:rsidRPr="00000000" w14:paraId="00000A06">
      <w:pPr>
        <w:numPr>
          <w:ilvl w:val="1"/>
          <w:numId w:val="30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zahraah:prod:shipping:city:*</w:t>
      </w:r>
    </w:p>
    <w:p w:rsidR="00000000" w:rsidDel="00000000" w:rsidP="00000000" w:rsidRDefault="00000000" w:rsidRPr="00000000" w14:paraId="00000A07">
      <w:pPr>
        <w:numPr>
          <w:ilvl w:val="0"/>
          <w:numId w:val="3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coupon:</w:t>
      </w:r>
    </w:p>
    <w:p w:rsidR="00000000" w:rsidDel="00000000" w:rsidP="00000000" w:rsidRDefault="00000000" w:rsidRPr="00000000" w14:paraId="00000A08">
      <w:pPr>
        <w:numPr>
          <w:ilvl w:val="1"/>
          <w:numId w:val="30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zahraah:prod:coupon:{code}</w:t>
      </w:r>
    </w:p>
    <w:p w:rsidR="00000000" w:rsidDel="00000000" w:rsidP="00000000" w:rsidRDefault="00000000" w:rsidRPr="00000000" w14:paraId="00000A09">
      <w:pPr>
        <w:numPr>
          <w:ilvl w:val="0"/>
          <w:numId w:val="3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inventory:</w:t>
      </w:r>
    </w:p>
    <w:p w:rsidR="00000000" w:rsidDel="00000000" w:rsidP="00000000" w:rsidRDefault="00000000" w:rsidRPr="00000000" w14:paraId="00000A0A">
      <w:pPr>
        <w:numPr>
          <w:ilvl w:val="1"/>
          <w:numId w:val="30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zahraah:prod:product:{product_id}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(+ </w:t>
      </w: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صلة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0B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» — </w:t>
      </w:r>
      <w:r w:rsidDel="00000000" w:rsidR="00000000" w:rsidRPr="00000000">
        <w:rPr>
          <w:rtl w:val="1"/>
        </w:rPr>
        <w:t xml:space="preserve">حافظوا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التسمية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1tt83a45qn11" w:id="301"/>
      <w:bookmarkEnd w:id="30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القيود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والحماية</w:t>
      </w:r>
    </w:p>
    <w:p w:rsidR="00000000" w:rsidDel="00000000" w:rsidP="00000000" w:rsidRDefault="00000000" w:rsidRPr="00000000" w14:paraId="00000A0F">
      <w:pPr>
        <w:numPr>
          <w:ilvl w:val="0"/>
          <w:numId w:val="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Rate Limiting (OTP/Login):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منزلقة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Sliding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Window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0">
      <w:pPr>
        <w:numPr>
          <w:ilvl w:val="0"/>
          <w:numId w:val="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Locks:</w:t>
      </w:r>
    </w:p>
    <w:p w:rsidR="00000000" w:rsidDel="00000000" w:rsidP="00000000" w:rsidRDefault="00000000" w:rsidRPr="00000000" w14:paraId="00000A11">
      <w:pPr>
        <w:numPr>
          <w:ilvl w:val="1"/>
          <w:numId w:val="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كوبونات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key value NX EX {ttl_s}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12">
      <w:pPr>
        <w:numPr>
          <w:ilvl w:val="1"/>
          <w:numId w:val="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backoff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القفل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3">
      <w:pPr>
        <w:numPr>
          <w:ilvl w:val="0"/>
          <w:numId w:val="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Sessions/Tokens: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g09seylifb7s" w:id="302"/>
      <w:bookmarkEnd w:id="30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الإعداد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والتهيئة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Config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A16">
      <w:pPr>
        <w:numPr>
          <w:ilvl w:val="0"/>
          <w:numId w:val="1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REDIS_URL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REDIS_TLS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REDIS_DB_CACHE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REDIS_DB_STATE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17">
      <w:pPr>
        <w:numPr>
          <w:ilvl w:val="0"/>
          <w:numId w:val="1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مهلة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افتراضية</w:t>
      </w:r>
      <w:r w:rsidDel="00000000" w:rsidR="00000000" w:rsidRPr="00000000">
        <w:rPr>
          <w:rtl w:val="1"/>
        </w:rPr>
        <w:t xml:space="preserve"> 50–200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وإلغاء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timeout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التجاوز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8">
      <w:pPr>
        <w:numPr>
          <w:ilvl w:val="0"/>
          <w:numId w:val="1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اقتبس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الثنائية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بسلاسل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UTF</w:t>
      </w:r>
      <w:r w:rsidDel="00000000" w:rsidR="00000000" w:rsidRPr="00000000">
        <w:rPr>
          <w:rtl w:val="1"/>
        </w:rPr>
        <w:t xml:space="preserve">-8.</w:t>
      </w:r>
    </w:p>
    <w:p w:rsidR="00000000" w:rsidDel="00000000" w:rsidP="00000000" w:rsidRDefault="00000000" w:rsidRPr="00000000" w14:paraId="00000A19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50lgggdyz5u9" w:id="303"/>
      <w:bookmarkEnd w:id="30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المراقبة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Observability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A1B">
      <w:pPr>
        <w:numPr>
          <w:ilvl w:val="0"/>
          <w:numId w:val="27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مؤشرات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أساسية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Ratio</w:t>
      </w:r>
      <w:r w:rsidDel="00000000" w:rsidR="00000000" w:rsidRPr="00000000">
        <w:rPr>
          <w:rtl w:val="1"/>
        </w:rPr>
        <w:t xml:space="preserve"> (&gt;0.9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الشائع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Evictions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Fragmentation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C">
      <w:pPr>
        <w:numPr>
          <w:ilvl w:val="0"/>
          <w:numId w:val="27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Slowlog: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D">
      <w:pPr>
        <w:numPr>
          <w:ilvl w:val="0"/>
          <w:numId w:val="27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لوحة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مراقبة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E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x6bux6ophvkc" w:id="304"/>
      <w:bookmarkEnd w:id="30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الأمن</w:t>
      </w:r>
    </w:p>
    <w:p w:rsidR="00000000" w:rsidDel="00000000" w:rsidP="00000000" w:rsidRDefault="00000000" w:rsidRPr="00000000" w14:paraId="00000A20">
      <w:pPr>
        <w:numPr>
          <w:ilvl w:val="0"/>
          <w:numId w:val="1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VPC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VNet</w:t>
      </w:r>
      <w:r w:rsidDel="00000000" w:rsidR="00000000" w:rsidRPr="00000000">
        <w:rPr>
          <w:rtl w:val="0"/>
        </w:rPr>
        <w:t xml:space="preserve">) +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العبور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1">
      <w:pPr>
        <w:numPr>
          <w:ilvl w:val="0"/>
          <w:numId w:val="1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ACL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تقييد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FLUSHALL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A2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2xben5udaru4" w:id="305"/>
      <w:bookmarkEnd w:id="30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أمثلة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شبه</w:t>
      </w:r>
      <w:r w:rsidDel="00000000" w:rsidR="00000000" w:rsidRPr="00000000">
        <w:rPr>
          <w:b w:val="1"/>
          <w:sz w:val="34"/>
          <w:szCs w:val="34"/>
          <w:rtl w:val="1"/>
        </w:rPr>
        <w:t xml:space="preserve">-</w:t>
      </w:r>
      <w:r w:rsidDel="00000000" w:rsidR="00000000" w:rsidRPr="00000000">
        <w:rPr>
          <w:b w:val="1"/>
          <w:sz w:val="34"/>
          <w:szCs w:val="34"/>
          <w:rtl w:val="1"/>
        </w:rPr>
        <w:t xml:space="preserve">كود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Pseudocode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A24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قراءة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منتج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A25">
      <w:pPr>
        <w:spacing w:line="240" w:lineRule="auto"/>
        <w:rPr/>
      </w:pPr>
      <w:r w:rsidDel="00000000" w:rsidR="00000000" w:rsidRPr="00000000">
        <w:rPr>
          <w:rtl w:val="0"/>
        </w:rPr>
        <w:t xml:space="preserve">val = redis.get(key)</w:t>
      </w:r>
    </w:p>
    <w:p w:rsidR="00000000" w:rsidDel="00000000" w:rsidP="00000000" w:rsidRDefault="00000000" w:rsidRPr="00000000" w14:paraId="00000A26">
      <w:pPr>
        <w:spacing w:line="240" w:lineRule="auto"/>
        <w:rPr/>
      </w:pPr>
      <w:r w:rsidDel="00000000" w:rsidR="00000000" w:rsidRPr="00000000">
        <w:rPr>
          <w:rtl w:val="0"/>
        </w:rPr>
        <w:t xml:space="preserve">if (!val) {</w:t>
      </w:r>
    </w:p>
    <w:p w:rsidR="00000000" w:rsidDel="00000000" w:rsidP="00000000" w:rsidRDefault="00000000" w:rsidRPr="00000000" w14:paraId="00000A27">
      <w:pPr>
        <w:spacing w:line="240" w:lineRule="auto"/>
        <w:rPr/>
      </w:pPr>
      <w:r w:rsidDel="00000000" w:rsidR="00000000" w:rsidRPr="00000000">
        <w:rPr>
          <w:rtl w:val="0"/>
        </w:rPr>
        <w:t xml:space="preserve">  val = db.fetchProduct(id)</w:t>
      </w:r>
    </w:p>
    <w:p w:rsidR="00000000" w:rsidDel="00000000" w:rsidP="00000000" w:rsidRDefault="00000000" w:rsidRPr="00000000" w14:paraId="00000A28">
      <w:pPr>
        <w:spacing w:line="240" w:lineRule="auto"/>
        <w:rPr/>
      </w:pPr>
      <w:r w:rsidDel="00000000" w:rsidR="00000000" w:rsidRPr="00000000">
        <w:rPr>
          <w:rtl w:val="0"/>
        </w:rPr>
        <w:t xml:space="preserve">  redis.set(key, val, TTL+Jitter)</w:t>
      </w:r>
    </w:p>
    <w:p w:rsidR="00000000" w:rsidDel="00000000" w:rsidP="00000000" w:rsidRDefault="00000000" w:rsidRPr="00000000" w14:paraId="00000A29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2A">
      <w:pPr>
        <w:spacing w:line="240" w:lineRule="auto"/>
        <w:rPr/>
      </w:pPr>
      <w:r w:rsidDel="00000000" w:rsidR="00000000" w:rsidRPr="00000000">
        <w:rPr>
          <w:rtl w:val="0"/>
        </w:rPr>
        <w:t xml:space="preserve">return val</w:t>
      </w:r>
    </w:p>
    <w:p w:rsidR="00000000" w:rsidDel="00000000" w:rsidP="00000000" w:rsidRDefault="00000000" w:rsidRPr="00000000" w14:paraId="00000A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تحديث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منتج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  <w:t xml:space="preserve">transaction {</w:t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  <w:t xml:space="preserve">  db.updateProduct(p)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  <w:t xml:space="preserve">redis.del(productKey)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  <w:t xml:space="preserve">redis.publish('cache:invalidate', [productKey, relatedCategoryListPattern])</w:t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قفل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كوبون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  <w:t xml:space="preserve">if (redis.set(lockKey, reqId, NX, EX=20)) {</w:t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  <w:t xml:space="preserve">  // safely redeem</w:t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  <w:t xml:space="preserve">  try { redeem(); }</w:t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  <w:t xml:space="preserve">  finally { if (redis.get(lockKey)==reqId) redis.del(lockKey) }</w:t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 xml:space="preserve">} else {</w:t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  <w:t xml:space="preserve">  throw BusyError</w:t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3ij8ws6s3b0" w:id="306"/>
      <w:bookmarkEnd w:id="30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معايير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App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A40">
      <w:pPr>
        <w:numPr>
          <w:ilvl w:val="0"/>
          <w:numId w:val="38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1">
      <w:pPr>
        <w:numPr>
          <w:ilvl w:val="0"/>
          <w:numId w:val="38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2">
      <w:pPr>
        <w:numPr>
          <w:ilvl w:val="0"/>
          <w:numId w:val="38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Stampede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بالقفل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3">
      <w:pPr>
        <w:numPr>
          <w:ilvl w:val="0"/>
          <w:numId w:val="38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Ratio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Evictions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متاحة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4">
      <w:pPr>
        <w:numPr>
          <w:ilvl w:val="0"/>
          <w:numId w:val="38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الإبطال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وفرديات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والكوبونات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والشحن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d9prufkqkk6" w:id="307"/>
      <w:bookmarkEnd w:id="30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خطة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طوارئ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مختصرة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Runbook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A47">
      <w:pPr>
        <w:numPr>
          <w:ilvl w:val="0"/>
          <w:numId w:val="27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evictions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السعة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8">
      <w:pPr>
        <w:numPr>
          <w:ilvl w:val="0"/>
          <w:numId w:val="2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منخفض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التسمية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متكرر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Jitter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مفرط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9">
      <w:pPr>
        <w:numPr>
          <w:ilvl w:val="0"/>
          <w:numId w:val="27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مرتفع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Slowlog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A">
      <w:pPr>
        <w:bidi w:val="1"/>
        <w:rPr/>
        <w:sectPr>
          <w:headerReference r:id="rId7" w:type="default"/>
          <w:type w:val="nextPage"/>
          <w:pgSz w:h="16834" w:w="11909" w:orient="portrait"/>
          <w:pgMar w:bottom="1440" w:top="1440" w:left="832.2047244094489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8" w:type="default"/>
          <w:type w:val="nextPage"/>
          <w:pgSz w:h="16834" w:w="11909" w:orient="portrait"/>
          <w:pgMar w:bottom="1440" w:top="1440" w:left="832.2047244094489" w:right="1440" w:header="720" w:footer="720"/>
          <w:pgNumType w:start="1"/>
        </w:sectPr>
      </w:pPr>
      <w:bookmarkStart w:colFirst="0" w:colLast="0" w:name="_bspkmys3z5np" w:id="308"/>
      <w:bookmarkEnd w:id="30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استخدام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الأدوات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C">
      <w:pPr>
        <w:pStyle w:val="Heading1"/>
        <w:keepNext w:val="0"/>
        <w:keepLines w:val="0"/>
        <w:numPr>
          <w:ilvl w:val="0"/>
          <w:numId w:val="234"/>
        </w:numPr>
        <w:bidi w:val="1"/>
        <w:spacing w:before="480" w:lineRule="auto"/>
        <w:ind w:left="720" w:hanging="360"/>
        <w:rPr>
          <w:b w:val="1"/>
          <w:sz w:val="46"/>
          <w:szCs w:val="46"/>
        </w:rPr>
      </w:pPr>
      <w:bookmarkStart w:colFirst="0" w:colLast="0" w:name="_9gwxkeb6lgn8" w:id="309"/>
      <w:bookmarkEnd w:id="309"/>
      <w:r w:rsidDel="00000000" w:rsidR="00000000" w:rsidRPr="00000000">
        <w:rPr>
          <w:b w:val="1"/>
          <w:sz w:val="46"/>
          <w:szCs w:val="46"/>
          <w:rtl w:val="1"/>
        </w:rPr>
        <w:t xml:space="preserve">خريطة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استخدام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الأدوات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:</w:t>
      </w:r>
    </w:p>
    <w:p w:rsidR="00000000" w:rsidDel="00000000" w:rsidP="00000000" w:rsidRDefault="00000000" w:rsidRPr="00000000" w14:paraId="00000A4D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11580.0" w:type="dxa"/>
        <w:jc w:val="left"/>
        <w:tblInd w:w="-12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35"/>
        <w:gridCol w:w="1665"/>
        <w:gridCol w:w="1230"/>
        <w:gridCol w:w="1365"/>
        <w:gridCol w:w="2280"/>
        <w:gridCol w:w="1905"/>
        <w:tblGridChange w:id="0">
          <w:tblGrid>
            <w:gridCol w:w="3135"/>
            <w:gridCol w:w="1665"/>
            <w:gridCol w:w="1230"/>
            <w:gridCol w:w="1365"/>
            <w:gridCol w:w="2280"/>
            <w:gridCol w:w="1905"/>
          </w:tblGrid>
        </w:tblGridChange>
      </w:tblGrid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4E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الأداة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4F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الهدف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0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أين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تعمل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1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متى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نستخدمها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2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خطوات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مختصرة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3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المخرج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4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Android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Studio</w:t>
            </w:r>
            <w:r w:rsidDel="00000000" w:rsidR="00000000" w:rsidRPr="00000000">
              <w:rPr>
                <w:b w:val="1"/>
                <w:rtl w:val="1"/>
              </w:rPr>
              <w:t xml:space="preserve"> + </w:t>
            </w:r>
            <w:r w:rsidDel="00000000" w:rsidR="00000000" w:rsidRPr="00000000">
              <w:rPr>
                <w:b w:val="1"/>
                <w:rtl w:val="1"/>
              </w:rPr>
              <w:t xml:space="preserve">إضافات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Flutter</w:t>
            </w:r>
            <w:r w:rsidDel="00000000" w:rsidR="00000000" w:rsidRPr="00000000">
              <w:rPr>
                <w:b w:val="1"/>
                <w:rtl w:val="0"/>
              </w:rPr>
              <w:t xml:space="preserve">/</w:t>
            </w:r>
            <w:r w:rsidDel="00000000" w:rsidR="00000000" w:rsidRPr="00000000">
              <w:rPr>
                <w:b w:val="1"/>
                <w:rtl w:val="0"/>
              </w:rPr>
              <w:t xml:space="preserve">Dart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بيئة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التطوير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الأساسية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6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محلي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طوال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التطوير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8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فتح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المشروع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تشغيل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تصحيح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بناء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وتشغيل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ثابت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A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GitHub Copilot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إكمال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وتوليد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كود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محلي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أثناء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الكتابة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قبول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رفض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الاقتراحات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توليد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دوال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اختبارات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كود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أسرع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وأقل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أخطاء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0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Copilot Code Review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مراجعة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ذكية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GitHub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عند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فتح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4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يضيف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تعليقات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تلقائي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ملاحظات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قابلة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للتنفيذ</w:t>
            </w:r>
          </w:p>
        </w:tc>
      </w:tr>
      <w:tr>
        <w:trPr>
          <w:cantSplit w:val="0"/>
          <w:trHeight w:val="12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6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Continue.dev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وكيل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IDE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مهام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مستوى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المشروع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8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محلي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عند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refactor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ترقية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وصف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المهمة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 → </w:t>
            </w:r>
            <w:r w:rsidDel="00000000" w:rsidR="00000000" w:rsidRPr="00000000">
              <w:rPr>
                <w:rtl w:val="1"/>
              </w:rPr>
              <w:t xml:space="preserve">تنفيذ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تغييرات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متعددة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تغييرات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متناسقة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عبر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الملفات</w:t>
            </w:r>
          </w:p>
        </w:tc>
      </w:tr>
      <w:tr>
        <w:trPr>
          <w:cantSplit w:val="0"/>
          <w:trHeight w:val="12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C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lefthook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منع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الكود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السي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ئ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قبل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الرفع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محلي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git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hooks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قبل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commit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يشغ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format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analyze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test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تلقائي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رفض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الكوم</w:t>
            </w:r>
            <w:r w:rsidDel="00000000" w:rsidR="00000000" w:rsidRPr="00000000">
              <w:rPr>
                <w:rtl w:val="1"/>
              </w:rPr>
              <w:t xml:space="preserve">ِ</w:t>
            </w:r>
            <w:r w:rsidDel="00000000" w:rsidR="00000000" w:rsidRPr="00000000">
              <w:rPr>
                <w:rtl w:val="1"/>
              </w:rPr>
              <w:t xml:space="preserve">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فشل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فحص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2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very_good_analysis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قواعد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lint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صارمة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4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محلي</w:t>
            </w:r>
            <w:r w:rsidDel="00000000" w:rsidR="00000000" w:rsidRPr="00000000">
              <w:rPr>
                <w:rtl w:val="1"/>
              </w:rPr>
              <w:t xml:space="preserve"> + </w:t>
            </w:r>
            <w:r w:rsidDel="00000000" w:rsidR="00000000" w:rsidRPr="00000000">
              <w:rPr>
                <w:rtl w:val="0"/>
              </w:rPr>
              <w:t xml:space="preserve">CI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دائم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6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يطب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قواعد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Dart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Flutter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نمط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كود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موح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د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8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Semgrep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فحص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أمني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جودة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ثابت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CI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كل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يشغ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قواعد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أمان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جودة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تنبيهات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مشاكل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مبكر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</w:p>
        </w:tc>
      </w:tr>
      <w:tr>
        <w:trPr>
          <w:cantSplit w:val="0"/>
          <w:trHeight w:val="12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E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Codemagic CI/CD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فحص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وبناء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تلقائي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CI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كل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</w:t>
            </w:r>
            <w:r w:rsidDel="00000000" w:rsidR="00000000" w:rsidRPr="00000000">
              <w:rPr>
                <w:rtl w:val="1"/>
              </w:rPr>
              <w:t xml:space="preserve"> + </w:t>
            </w:r>
            <w:r w:rsidDel="00000000" w:rsidR="00000000" w:rsidRPr="00000000">
              <w:rPr>
                <w:rtl w:val="1"/>
              </w:rPr>
              <w:t xml:space="preserve">عند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الإصدار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analyze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test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build</w:t>
            </w:r>
            <w:r w:rsidDel="00000000" w:rsidR="00000000" w:rsidRPr="00000000">
              <w:rPr>
                <w:rtl w:val="1"/>
              </w:rPr>
              <w:t xml:space="preserve"> (+ </w:t>
            </w:r>
            <w:r w:rsidDel="00000000" w:rsidR="00000000" w:rsidRPr="00000000">
              <w:rPr>
                <w:rtl w:val="1"/>
              </w:rPr>
              <w:t xml:space="preserve">تغطية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Gates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تمنع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الدمج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فشل</w:t>
            </w:r>
          </w:p>
        </w:tc>
      </w:tr>
      <w:tr>
        <w:trPr>
          <w:cantSplit w:val="0"/>
          <w:trHeight w:val="11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4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Renovate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تحديث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تبعيات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pubspec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GitHub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أسبوعي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عند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توفر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تحديث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8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يفتح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تلقائي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تبعيات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محد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ثة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آمن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</w:p>
        </w:tc>
      </w:tr>
    </w:tbl>
    <w:p w:rsidR="00000000" w:rsidDel="00000000" w:rsidP="00000000" w:rsidRDefault="00000000" w:rsidRPr="00000000" w14:paraId="00000A8A">
      <w:pPr>
        <w:bidi w:val="1"/>
        <w:ind w:left="-566.92913385826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B">
      <w:pPr>
        <w:numPr>
          <w:ilvl w:val="0"/>
          <w:numId w:val="194"/>
        </w:numPr>
        <w:bidi w:val="1"/>
        <w:ind w:left="720" w:hanging="360"/>
      </w:pPr>
      <w:r w:rsidDel="00000000" w:rsidR="00000000" w:rsidRPr="00000000">
        <w:rPr>
          <w:b w:val="1"/>
          <w:rtl w:val="1"/>
        </w:rPr>
        <w:t xml:space="preserve">أي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يمر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عبر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lefthook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Codemagic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Copilot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Review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دم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ج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8C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E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1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2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cnjihd7g50r" w:id="310"/>
      <w:bookmarkEnd w:id="31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2) </w:t>
      </w:r>
      <w:r w:rsidDel="00000000" w:rsidR="00000000" w:rsidRPr="00000000">
        <w:rPr>
          <w:b w:val="1"/>
          <w:sz w:val="46"/>
          <w:szCs w:val="46"/>
          <w:rtl w:val="1"/>
        </w:rPr>
        <w:t xml:space="preserve">عمل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مطو</w:t>
      </w:r>
      <w:r w:rsidDel="00000000" w:rsidR="00000000" w:rsidRPr="00000000">
        <w:rPr>
          <w:b w:val="1"/>
          <w:sz w:val="46"/>
          <w:szCs w:val="46"/>
          <w:rtl w:val="1"/>
        </w:rPr>
        <w:t xml:space="preserve">ّ</w:t>
      </w:r>
      <w:r w:rsidDel="00000000" w:rsidR="00000000" w:rsidRPr="00000000">
        <w:rPr>
          <w:b w:val="1"/>
          <w:sz w:val="46"/>
          <w:szCs w:val="46"/>
          <w:rtl w:val="1"/>
        </w:rPr>
        <w:t xml:space="preserve">ر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Timeline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سريع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A93">
      <w:pPr>
        <w:numPr>
          <w:ilvl w:val="0"/>
          <w:numId w:val="188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ابدأ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A94">
      <w:pPr>
        <w:numPr>
          <w:ilvl w:val="1"/>
          <w:numId w:val="188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git pull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→ </w:t>
      </w:r>
      <w:r w:rsidDel="00000000" w:rsidR="00000000" w:rsidRPr="00000000">
        <w:rPr>
          <w:b w:val="1"/>
          <w:rtl w:val="1"/>
        </w:rPr>
        <w:t xml:space="preserve">افتح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Studio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95">
      <w:pPr>
        <w:numPr>
          <w:ilvl w:val="1"/>
          <w:numId w:val="188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شغ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الجهاز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المحاكي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96">
      <w:pPr>
        <w:numPr>
          <w:ilvl w:val="1"/>
          <w:numId w:val="188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استخدم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Copilot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لكتابة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الدوال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الواجهات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Continue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للمهام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الكبيرة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إعادة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هيكلة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ترقية</w:t>
      </w:r>
      <w:r w:rsidDel="00000000" w:rsidR="00000000" w:rsidRPr="00000000">
        <w:rPr>
          <w:b w:val="1"/>
          <w:rtl w:val="1"/>
        </w:rPr>
        <w:t xml:space="preserve">).</w:t>
      </w:r>
    </w:p>
    <w:p w:rsidR="00000000" w:rsidDel="00000000" w:rsidP="00000000" w:rsidRDefault="00000000" w:rsidRPr="00000000" w14:paraId="00000A97">
      <w:pPr>
        <w:numPr>
          <w:ilvl w:val="0"/>
          <w:numId w:val="18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قبل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الـ</w:t>
      </w:r>
      <w:r w:rsidDel="00000000" w:rsidR="00000000" w:rsidRPr="00000000">
        <w:rPr>
          <w:b w:val="1"/>
          <w:rtl w:val="0"/>
        </w:rPr>
        <w:t xml:space="preserve">commit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A98">
      <w:pPr>
        <w:numPr>
          <w:ilvl w:val="1"/>
          <w:numId w:val="188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احفظ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التغييرات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git add .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git commit</w:t>
      </w:r>
    </w:p>
    <w:p w:rsidR="00000000" w:rsidDel="00000000" w:rsidP="00000000" w:rsidRDefault="00000000" w:rsidRPr="00000000" w14:paraId="00000A99">
      <w:pPr>
        <w:numPr>
          <w:ilvl w:val="1"/>
          <w:numId w:val="188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lefthook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يشغ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ل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dart format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dart analyze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flutter test</w:t>
      </w:r>
    </w:p>
    <w:p w:rsidR="00000000" w:rsidDel="00000000" w:rsidP="00000000" w:rsidRDefault="00000000" w:rsidRPr="00000000" w14:paraId="00000A9A">
      <w:pPr>
        <w:numPr>
          <w:ilvl w:val="1"/>
          <w:numId w:val="188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إن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فشل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فحص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صح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الخطأ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ثم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المحاولة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9B">
      <w:pPr>
        <w:numPr>
          <w:ilvl w:val="0"/>
          <w:numId w:val="18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ادفع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الكود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A9C">
      <w:pPr>
        <w:numPr>
          <w:ilvl w:val="1"/>
          <w:numId w:val="188"/>
        </w:numPr>
        <w:bidi w:val="1"/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git push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وافتح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Pull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Request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9D">
      <w:pPr>
        <w:bidi w:val="1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x0rq5vew1u" w:id="311"/>
      <w:bookmarkEnd w:id="31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3)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ماذا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يحدث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عند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فتح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PR</w:t>
      </w:r>
      <w:r w:rsidDel="00000000" w:rsidR="00000000" w:rsidRPr="00000000">
        <w:rPr>
          <w:b w:val="1"/>
          <w:sz w:val="46"/>
          <w:szCs w:val="46"/>
          <w:rtl w:val="1"/>
        </w:rPr>
        <w:t xml:space="preserve">؟</w:t>
      </w:r>
    </w:p>
    <w:p w:rsidR="00000000" w:rsidDel="00000000" w:rsidP="00000000" w:rsidRDefault="00000000" w:rsidRPr="00000000" w14:paraId="00000A9F">
      <w:pPr>
        <w:numPr>
          <w:ilvl w:val="0"/>
          <w:numId w:val="77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Copilot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Review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يعل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تلقائي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باقتراحات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أمن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أسلوب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منطق</w:t>
      </w:r>
      <w:r w:rsidDel="00000000" w:rsidR="00000000" w:rsidRPr="00000000">
        <w:rPr>
          <w:b w:val="1"/>
          <w:rtl w:val="1"/>
        </w:rPr>
        <w:t xml:space="preserve">).</w:t>
      </w:r>
    </w:p>
    <w:p w:rsidR="00000000" w:rsidDel="00000000" w:rsidP="00000000" w:rsidRDefault="00000000" w:rsidRPr="00000000" w14:paraId="00000AA0">
      <w:pPr>
        <w:numPr>
          <w:ilvl w:val="0"/>
          <w:numId w:val="77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Codemagic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يشغ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Pipeline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AA1">
      <w:pPr>
        <w:numPr>
          <w:ilvl w:val="1"/>
          <w:numId w:val="77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Format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check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Analyze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Tests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(≥ 70% </w:t>
      </w:r>
      <w:r w:rsidDel="00000000" w:rsidR="00000000" w:rsidRPr="00000000">
        <w:rPr>
          <w:b w:val="1"/>
          <w:rtl w:val="1"/>
        </w:rPr>
        <w:t xml:space="preserve">تغطية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) → </w:t>
      </w:r>
      <w:r w:rsidDel="00000000" w:rsidR="00000000" w:rsidRPr="00000000">
        <w:rPr>
          <w:b w:val="1"/>
          <w:rtl w:val="0"/>
        </w:rPr>
        <w:t xml:space="preserve">Build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Debug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A2">
      <w:pPr>
        <w:numPr>
          <w:ilvl w:val="1"/>
          <w:numId w:val="77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Semgrep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يفحص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أمان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جودة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A3">
      <w:pPr>
        <w:numPr>
          <w:ilvl w:val="0"/>
          <w:numId w:val="77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إن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فشل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جزء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→ </w:t>
      </w:r>
      <w:r w:rsidDel="00000000" w:rsidR="00000000" w:rsidRPr="00000000">
        <w:rPr>
          <w:b w:val="1"/>
          <w:rtl w:val="1"/>
        </w:rPr>
        <w:t xml:space="preserve">أصل</w:t>
      </w:r>
      <w:r w:rsidDel="00000000" w:rsidR="00000000" w:rsidRPr="00000000">
        <w:rPr>
          <w:b w:val="1"/>
          <w:rtl w:val="1"/>
        </w:rPr>
        <w:t xml:space="preserve">ِ</w:t>
      </w:r>
      <w:r w:rsidDel="00000000" w:rsidR="00000000" w:rsidRPr="00000000">
        <w:rPr>
          <w:b w:val="1"/>
          <w:rtl w:val="1"/>
        </w:rPr>
        <w:t xml:space="preserve">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وادفع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تحديث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A4">
      <w:pPr>
        <w:numPr>
          <w:ilvl w:val="0"/>
          <w:numId w:val="77"/>
        </w:numPr>
        <w:bidi w:val="1"/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بعد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نجاح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بالكامل</w:t>
      </w:r>
      <w:r w:rsidDel="00000000" w:rsidR="00000000" w:rsidRPr="00000000">
        <w:rPr>
          <w:b w:val="1"/>
          <w:rtl w:val="1"/>
        </w:rPr>
        <w:t xml:space="preserve"> + </w:t>
      </w:r>
      <w:r w:rsidDel="00000000" w:rsidR="00000000" w:rsidRPr="00000000">
        <w:rPr>
          <w:b w:val="1"/>
          <w:rtl w:val="1"/>
        </w:rPr>
        <w:t xml:space="preserve">موافقتين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مراجعة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CODEOWNERS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) → </w:t>
      </w:r>
      <w:r w:rsidDel="00000000" w:rsidR="00000000" w:rsidRPr="00000000">
        <w:rPr>
          <w:b w:val="1"/>
          <w:rtl w:val="1"/>
        </w:rPr>
        <w:t xml:space="preserve">يسمح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بالدمج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main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AA5">
      <w:pPr>
        <w:bidi w:val="1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2qumlk92qcoh" w:id="312"/>
      <w:bookmarkEnd w:id="31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4) </w:t>
      </w:r>
      <w:r w:rsidDel="00000000" w:rsidR="00000000" w:rsidRPr="00000000">
        <w:rPr>
          <w:b w:val="1"/>
          <w:sz w:val="46"/>
          <w:szCs w:val="46"/>
          <w:rtl w:val="1"/>
        </w:rPr>
        <w:t xml:space="preserve">كيف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نستخدم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الأدوات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عند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الإصدار</w:t>
      </w:r>
      <w:r w:rsidDel="00000000" w:rsidR="00000000" w:rsidRPr="00000000">
        <w:rPr>
          <w:b w:val="1"/>
          <w:sz w:val="46"/>
          <w:szCs w:val="46"/>
          <w:rtl w:val="1"/>
        </w:rPr>
        <w:t xml:space="preserve">؟</w:t>
      </w:r>
    </w:p>
    <w:p w:rsidR="00000000" w:rsidDel="00000000" w:rsidP="00000000" w:rsidRDefault="00000000" w:rsidRPr="00000000" w14:paraId="00000AA7">
      <w:pPr>
        <w:numPr>
          <w:ilvl w:val="0"/>
          <w:numId w:val="295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أنشئ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Release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بسجل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تغييرات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واضح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A8">
      <w:pPr>
        <w:numPr>
          <w:ilvl w:val="0"/>
          <w:numId w:val="295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شغ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Codemagic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Release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pipeline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توقيع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بناء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iOS</w:t>
      </w:r>
      <w:r w:rsidDel="00000000" w:rsidR="00000000" w:rsidRPr="00000000">
        <w:rPr>
          <w:b w:val="1"/>
          <w:rtl w:val="1"/>
        </w:rPr>
        <w:t xml:space="preserve">) + </w:t>
      </w:r>
      <w:r w:rsidDel="00000000" w:rsidR="00000000" w:rsidRPr="00000000">
        <w:rPr>
          <w:b w:val="1"/>
          <w:rtl w:val="1"/>
        </w:rPr>
        <w:t xml:space="preserve">رفع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خرائط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الرموز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لـ</w:t>
      </w:r>
      <w:r w:rsidDel="00000000" w:rsidR="00000000" w:rsidRPr="00000000">
        <w:rPr>
          <w:b w:val="1"/>
          <w:rtl w:val="0"/>
        </w:rPr>
        <w:t xml:space="preserve">Crashlytics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A9">
      <w:pPr>
        <w:numPr>
          <w:ilvl w:val="0"/>
          <w:numId w:val="295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rollout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: 10% → 50% → 100% </w:t>
      </w:r>
      <w:r w:rsidDel="00000000" w:rsidR="00000000" w:rsidRPr="00000000">
        <w:rPr>
          <w:b w:val="1"/>
          <w:rtl w:val="1"/>
        </w:rPr>
        <w:t xml:space="preserve">خلال</w:t>
      </w:r>
      <w:r w:rsidDel="00000000" w:rsidR="00000000" w:rsidRPr="00000000">
        <w:rPr>
          <w:b w:val="1"/>
          <w:rtl w:val="1"/>
        </w:rPr>
        <w:t xml:space="preserve"> 48 </w:t>
      </w:r>
      <w:r w:rsidDel="00000000" w:rsidR="00000000" w:rsidRPr="00000000">
        <w:rPr>
          <w:b w:val="1"/>
          <w:rtl w:val="1"/>
        </w:rPr>
        <w:t xml:space="preserve">ساعة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AA">
      <w:pPr>
        <w:numPr>
          <w:ilvl w:val="0"/>
          <w:numId w:val="295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راقب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Crash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free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Performance</w:t>
      </w:r>
      <w:r w:rsidDel="00000000" w:rsidR="00000000" w:rsidRPr="00000000">
        <w:rPr>
          <w:b w:val="1"/>
          <w:rtl w:val="1"/>
        </w:rPr>
        <w:t xml:space="preserve">؛ </w:t>
      </w:r>
      <w:r w:rsidDel="00000000" w:rsidR="00000000" w:rsidRPr="00000000">
        <w:rPr>
          <w:b w:val="1"/>
          <w:rtl w:val="1"/>
        </w:rPr>
        <w:t xml:space="preserve">إن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ظهرت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مشكلة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AAB">
      <w:pPr>
        <w:numPr>
          <w:ilvl w:val="1"/>
          <w:numId w:val="295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عطل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الميزة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عبر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Feature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Flag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ارجع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للإصدار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السابق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AC">
      <w:pPr>
        <w:numPr>
          <w:ilvl w:val="1"/>
          <w:numId w:val="295"/>
        </w:numPr>
        <w:bidi w:val="1"/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افتح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تذكرة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تحسين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واجعل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Continue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Copilot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يساعدان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الإصلاح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AD">
      <w:pPr>
        <w:bidi w:val="1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F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0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e8shn8f7zqy2" w:id="313"/>
      <w:bookmarkEnd w:id="3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5) </w:t>
      </w:r>
      <w:r w:rsidDel="00000000" w:rsidR="00000000" w:rsidRPr="00000000">
        <w:rPr>
          <w:b w:val="1"/>
          <w:sz w:val="46"/>
          <w:szCs w:val="46"/>
          <w:rtl w:val="1"/>
        </w:rPr>
        <w:t xml:space="preserve">صيانة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أسبوعية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روتين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ثابت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AB1">
      <w:pPr>
        <w:numPr>
          <w:ilvl w:val="0"/>
          <w:numId w:val="97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Renovate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PRs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راجع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وادمج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تحديثات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التبعيات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مرورها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B2">
      <w:pPr>
        <w:numPr>
          <w:ilvl w:val="0"/>
          <w:numId w:val="97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Semgrep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Rules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حد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القواعد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لزم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B3">
      <w:pPr>
        <w:numPr>
          <w:ilvl w:val="0"/>
          <w:numId w:val="97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تقارير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وقت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البناء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حالات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الفشل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المتكررة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تغطية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الاختبارات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B4">
      <w:pPr>
        <w:numPr>
          <w:ilvl w:val="0"/>
          <w:numId w:val="97"/>
        </w:numPr>
        <w:bidi w:val="1"/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تنظيف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فروع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قديمة</w:t>
      </w:r>
      <w:r w:rsidDel="00000000" w:rsidR="00000000" w:rsidRPr="00000000">
        <w:rPr>
          <w:b w:val="1"/>
          <w:rtl w:val="1"/>
        </w:rPr>
        <w:t xml:space="preserve"> + </w:t>
      </w:r>
      <w:r w:rsidDel="00000000" w:rsidR="00000000" w:rsidRPr="00000000">
        <w:rPr>
          <w:b w:val="1"/>
          <w:rtl w:val="1"/>
        </w:rPr>
        <w:t xml:space="preserve">مراجعة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الاقتراحات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المتكررة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Copilot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لتحويلها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Components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مشتركة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B5">
      <w:pPr>
        <w:bidi w:val="1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dsqynscy6p06" w:id="314"/>
      <w:bookmarkEnd w:id="31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6) </w:t>
      </w:r>
      <w:r w:rsidDel="00000000" w:rsidR="00000000" w:rsidRPr="00000000">
        <w:rPr>
          <w:b w:val="1"/>
          <w:sz w:val="46"/>
          <w:szCs w:val="46"/>
          <w:rtl w:val="1"/>
        </w:rPr>
        <w:t xml:space="preserve">كيف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نستفيد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الذكاء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الاصطناعي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بأمان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وفعالية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؟</w:t>
      </w:r>
    </w:p>
    <w:p w:rsidR="00000000" w:rsidDel="00000000" w:rsidP="00000000" w:rsidRDefault="00000000" w:rsidRPr="00000000" w14:paraId="00000AB7">
      <w:pPr>
        <w:numPr>
          <w:ilvl w:val="0"/>
          <w:numId w:val="415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اكتب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طلبات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دقيقة</w:t>
      </w:r>
      <w:r w:rsidDel="00000000" w:rsidR="00000000" w:rsidRPr="00000000">
        <w:rPr>
          <w:b w:val="1"/>
          <w:rtl w:val="1"/>
        </w:rPr>
        <w:t xml:space="preserve">: “</w:t>
      </w:r>
      <w:r w:rsidDel="00000000" w:rsidR="00000000" w:rsidRPr="00000000">
        <w:rPr>
          <w:b w:val="1"/>
          <w:rtl w:val="1"/>
        </w:rPr>
        <w:t xml:space="preserve">حو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هذا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الـ</w:t>
      </w:r>
      <w:r w:rsidDel="00000000" w:rsidR="00000000" w:rsidRPr="00000000">
        <w:rPr>
          <w:b w:val="1"/>
          <w:rtl w:val="0"/>
        </w:rPr>
        <w:t xml:space="preserve">Widget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Stateless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وادعم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وتست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قبل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الدمج</w:t>
      </w:r>
      <w:r w:rsidDel="00000000" w:rsidR="00000000" w:rsidRPr="00000000">
        <w:rPr>
          <w:b w:val="1"/>
          <w:rtl w:val="1"/>
        </w:rPr>
        <w:t xml:space="preserve">”.</w:t>
      </w:r>
    </w:p>
    <w:p w:rsidR="00000000" w:rsidDel="00000000" w:rsidP="00000000" w:rsidRDefault="00000000" w:rsidRPr="00000000" w14:paraId="00000AB8">
      <w:pPr>
        <w:numPr>
          <w:ilvl w:val="0"/>
          <w:numId w:val="415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اجعل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Copilot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يول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ووثائق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موجزة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Use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Case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B9">
      <w:pPr>
        <w:numPr>
          <w:ilvl w:val="0"/>
          <w:numId w:val="415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استخدم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Continue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عندما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تريد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تغييرات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عابرة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للملفات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إعادة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تسمية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شاملة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توحيد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أسلوب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ترقية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b w:val="1"/>
          <w:rtl w:val="1"/>
        </w:rPr>
        <w:t xml:space="preserve">).</w:t>
      </w:r>
    </w:p>
    <w:p w:rsidR="00000000" w:rsidDel="00000000" w:rsidP="00000000" w:rsidRDefault="00000000" w:rsidRPr="00000000" w14:paraId="00000ABA">
      <w:pPr>
        <w:numPr>
          <w:ilvl w:val="0"/>
          <w:numId w:val="415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ترسل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أسرار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مفاتيح</w:t>
      </w:r>
      <w:r w:rsidDel="00000000" w:rsidR="00000000" w:rsidRPr="00000000">
        <w:rPr>
          <w:b w:val="1"/>
          <w:rtl w:val="1"/>
        </w:rPr>
        <w:t xml:space="preserve">—</w:t>
      </w:r>
      <w:r w:rsidDel="00000000" w:rsidR="00000000" w:rsidRPr="00000000">
        <w:rPr>
          <w:b w:val="1"/>
          <w:rtl w:val="1"/>
        </w:rPr>
        <w:t xml:space="preserve">أي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شيء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حساس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دار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عبر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Secrets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BB">
      <w:pPr>
        <w:numPr>
          <w:ilvl w:val="0"/>
          <w:numId w:val="415"/>
        </w:numPr>
        <w:bidi w:val="1"/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دو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القرارات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المتكررة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اقتراحات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Guidelines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لتصبح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معيار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BC">
      <w:pPr>
        <w:bidi w:val="1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aacptgmpjwgm" w:id="315"/>
      <w:bookmarkEnd w:id="315"/>
      <w:r w:rsidDel="00000000" w:rsidR="00000000" w:rsidRPr="00000000">
        <w:rPr>
          <w:b w:val="1"/>
          <w:sz w:val="34"/>
          <w:szCs w:val="34"/>
          <w:rtl w:val="1"/>
        </w:rPr>
        <w:t xml:space="preserve">خلاصة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  <w:r w:rsidDel="00000000" w:rsidR="00000000" w:rsidRPr="00000000">
        <w:rPr>
          <w:b w:val="1"/>
          <w:sz w:val="34"/>
          <w:szCs w:val="34"/>
          <w:rtl w:val="1"/>
        </w:rPr>
        <w:t xml:space="preserve">:</w:t>
      </w:r>
    </w:p>
    <w:p w:rsidR="00000000" w:rsidDel="00000000" w:rsidP="00000000" w:rsidRDefault="00000000" w:rsidRPr="00000000" w14:paraId="00000ABE">
      <w:pPr>
        <w:numPr>
          <w:ilvl w:val="0"/>
          <w:numId w:val="346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Copilot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اكتب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حس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الكود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لحظي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داخل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IDE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BF">
      <w:pPr>
        <w:numPr>
          <w:ilvl w:val="0"/>
          <w:numId w:val="346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Copilot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Review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تعليقات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ذكية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تلقائية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C0">
      <w:pPr>
        <w:numPr>
          <w:ilvl w:val="0"/>
          <w:numId w:val="346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Continue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نف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ذ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Refactor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ترقيات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واسعة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بسرعة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وأمان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C1">
      <w:pPr>
        <w:numPr>
          <w:ilvl w:val="0"/>
          <w:numId w:val="346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lefthook</w:t>
      </w:r>
      <w:r w:rsidDel="00000000" w:rsidR="00000000" w:rsidRPr="00000000">
        <w:rPr>
          <w:b w:val="1"/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very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good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analysis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يمنعان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الكوم</w:t>
      </w:r>
      <w:r w:rsidDel="00000000" w:rsidR="00000000" w:rsidRPr="00000000">
        <w:rPr>
          <w:b w:val="1"/>
          <w:rtl w:val="1"/>
        </w:rPr>
        <w:t xml:space="preserve">ِ</w:t>
      </w:r>
      <w:r w:rsidDel="00000000" w:rsidR="00000000" w:rsidRPr="00000000">
        <w:rPr>
          <w:b w:val="1"/>
          <w:rtl w:val="1"/>
        </w:rPr>
        <w:t xml:space="preserve">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الرديء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قبل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يصل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للمستودع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C2">
      <w:pPr>
        <w:numPr>
          <w:ilvl w:val="0"/>
          <w:numId w:val="346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Semgrep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يلتقط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مشاكل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أمن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جودة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مبكر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C3">
      <w:pPr>
        <w:numPr>
          <w:ilvl w:val="0"/>
          <w:numId w:val="346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Codemagic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يفرض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Gates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analyze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build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ويمنع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الدمج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فشل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شيء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C4">
      <w:pPr>
        <w:numPr>
          <w:ilvl w:val="0"/>
          <w:numId w:val="346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Renovate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يضمن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تبعيات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حديثة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كسر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مفاجئ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C5">
      <w:pPr>
        <w:numPr>
          <w:ilvl w:val="0"/>
          <w:numId w:val="346"/>
        </w:numPr>
        <w:bidi w:val="1"/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FlutterFlow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للنماذج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الأولية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b w:val="1"/>
          <w:rtl w:val="1"/>
        </w:rPr>
        <w:t xml:space="preserve">—</w:t>
      </w:r>
      <w:r w:rsidDel="00000000" w:rsidR="00000000" w:rsidRPr="00000000">
        <w:rPr>
          <w:b w:val="1"/>
          <w:rtl w:val="1"/>
        </w:rPr>
        <w:t xml:space="preserve">صد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الكود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وراجعه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قبل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الدمج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AC6">
      <w:pPr>
        <w:bidi w:val="1"/>
        <w:rPr>
          <w:b w:val="1"/>
        </w:rPr>
        <w:sectPr>
          <w:headerReference r:id="rId9" w:type="default"/>
          <w:type w:val="nextPage"/>
          <w:pgSz w:h="16834" w:w="11909" w:orient="portrait"/>
          <w:pgMar w:bottom="1440" w:top="1440" w:left="832.2047244094489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  <w:sectPr>
          <w:headerReference r:id="rId10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3w3pw36zcj8v" w:id="316"/>
      <w:bookmarkEnd w:id="31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ملاحظات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تحسينات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بنية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dtqwoz6y4jph" w:id="317"/>
      <w:bookmarkEnd w:id="317"/>
      <w:r w:rsidDel="00000000" w:rsidR="00000000" w:rsidRPr="00000000">
        <w:rPr>
          <w:b w:val="1"/>
          <w:sz w:val="46"/>
          <w:szCs w:val="46"/>
          <w:rtl w:val="1"/>
        </w:rPr>
        <w:t xml:space="preserve">ملاحظات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1"/>
        </w:rPr>
        <w:t xml:space="preserve">تحسينات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بنية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التطبيق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</w:p>
    <w:p w:rsidR="00000000" w:rsidDel="00000000" w:rsidP="00000000" w:rsidRDefault="00000000" w:rsidRPr="00000000" w14:paraId="00000AC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f05ktohqoyev" w:id="318"/>
      <w:bookmarkEnd w:id="318"/>
      <w:r w:rsidDel="00000000" w:rsidR="00000000" w:rsidRPr="00000000">
        <w:rPr>
          <w:b w:val="1"/>
          <w:sz w:val="34"/>
          <w:szCs w:val="34"/>
          <w:rtl w:val="0"/>
        </w:rPr>
        <w:t xml:space="preserve">0) (Overview)</w:t>
      </w:r>
    </w:p>
    <w:p w:rsidR="00000000" w:rsidDel="00000000" w:rsidP="00000000" w:rsidRDefault="00000000" w:rsidRPr="00000000" w14:paraId="00000ACA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التدفق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العام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Flutter App (UI/State/Cache) → API (Auth/Cart/Orders/Payments/Notifications) → DB/PIM/Services</w:t>
        <w:br w:type="textWrapping"/>
      </w:r>
      <w:r w:rsidDel="00000000" w:rsidR="00000000" w:rsidRPr="00000000">
        <w:rPr>
          <w:b w:val="1"/>
          <w:rtl w:val="1"/>
        </w:rPr>
        <w:t xml:space="preserve">الطرف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الثالث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Pixel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Sentry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بديل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0"/>
        </w:rPr>
        <w:t xml:space="preserve">Codemagic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rtl w:val="0"/>
        </w:rPr>
        <w:t xml:space="preserve">TestFlight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Play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Console</w:t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المراقبة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Logs + Metrics + Traces + Alerts</w:t>
        <w:br w:type="textWrapping"/>
      </w:r>
      <w:r w:rsidDel="00000000" w:rsidR="00000000" w:rsidRPr="00000000">
        <w:rPr>
          <w:b w:val="1"/>
          <w:rtl w:val="1"/>
        </w:rPr>
        <w:t xml:space="preserve">الإصدارات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Feature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Flags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Beta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تدر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Rollout</w:t>
      </w:r>
      <w:r w:rsidDel="00000000" w:rsidR="00000000" w:rsidRPr="00000000">
        <w:rPr>
          <w:rtl w:val="1"/>
        </w:rPr>
        <w:t xml:space="preserve">%)</w:t>
        <w:br w:type="textWrapping"/>
      </w:r>
      <w:r w:rsidDel="00000000" w:rsidR="00000000" w:rsidRPr="00000000">
        <w:rPr>
          <w:b w:val="1"/>
          <w:rtl w:val="1"/>
        </w:rPr>
        <w:t xml:space="preserve">هرم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الاختبارات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Unit → Widget/Golden → Integration/E2E → Post-release Monitoring</w:t>
      </w:r>
    </w:p>
    <w:p w:rsidR="00000000" w:rsidDel="00000000" w:rsidP="00000000" w:rsidRDefault="00000000" w:rsidRPr="00000000" w14:paraId="00000ACB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59yun8vwblw0" w:id="319"/>
      <w:bookmarkEnd w:id="3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جداول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قياسية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لإضافتها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Templates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AC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foiut1eqoys" w:id="320"/>
      <w:bookmarkEnd w:id="3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1.1 Error Catalog</w:t>
      </w:r>
    </w:p>
    <w:tbl>
      <w:tblPr>
        <w:tblStyle w:val="Table9"/>
        <w:bidiVisual w:val="1"/>
        <w:tblW w:w="11685.0" w:type="dxa"/>
        <w:jc w:val="left"/>
        <w:tblInd w:w="-130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20"/>
        <w:gridCol w:w="870"/>
        <w:gridCol w:w="960"/>
        <w:gridCol w:w="1350"/>
        <w:gridCol w:w="1140"/>
        <w:gridCol w:w="855"/>
        <w:gridCol w:w="810"/>
        <w:gridCol w:w="1035"/>
        <w:gridCol w:w="705"/>
        <w:gridCol w:w="1110"/>
        <w:gridCol w:w="1830"/>
        <w:tblGridChange w:id="0">
          <w:tblGrid>
            <w:gridCol w:w="1020"/>
            <w:gridCol w:w="870"/>
            <w:gridCol w:w="960"/>
            <w:gridCol w:w="1350"/>
            <w:gridCol w:w="1140"/>
            <w:gridCol w:w="855"/>
            <w:gridCol w:w="810"/>
            <w:gridCol w:w="1035"/>
            <w:gridCol w:w="705"/>
            <w:gridCol w:w="1110"/>
            <w:gridCol w:w="18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CE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CF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http_status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D0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D1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user_msg_ar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D2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user_msg_en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D3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D4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retry_action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D5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telemetry_event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D6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D7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fallback_ui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D8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test_case_id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D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auth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D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401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D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AUTH_EXPIRED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D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انتهت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صلاحية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الجلسة</w:t>
            </w:r>
            <w:r w:rsidDel="00000000" w:rsidR="00000000" w:rsidRPr="00000000">
              <w:rPr>
                <w:rtl w:val="1"/>
              </w:rPr>
              <w:t xml:space="preserve">…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D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Session expired…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D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D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show_login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E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auth_error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E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&lt; 0.5%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E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modal_login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E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TC-ERR-001</w:t>
            </w:r>
          </w:p>
        </w:tc>
      </w:tr>
    </w:tbl>
    <w:p w:rsidR="00000000" w:rsidDel="00000000" w:rsidP="00000000" w:rsidRDefault="00000000" w:rsidRPr="00000000" w14:paraId="00000AE4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معايير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صياغة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backoff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jitter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لبيان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936fe6grso5" w:id="321"/>
      <w:bookmarkEnd w:id="3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1.2 Cache/TTL Matrix (stale-while-revalidate)</w:t>
      </w:r>
    </w:p>
    <w:tbl>
      <w:tblPr>
        <w:tblStyle w:val="Table10"/>
        <w:bidiVisual w:val="1"/>
        <w:tblW w:w="11640.0" w:type="dxa"/>
        <w:jc w:val="left"/>
        <w:tblInd w:w="-12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1755"/>
        <w:gridCol w:w="825"/>
        <w:gridCol w:w="1350"/>
        <w:gridCol w:w="1665"/>
        <w:gridCol w:w="1365"/>
        <w:gridCol w:w="1020"/>
        <w:gridCol w:w="2220"/>
        <w:tblGridChange w:id="0">
          <w:tblGrid>
            <w:gridCol w:w="1440"/>
            <w:gridCol w:w="1755"/>
            <w:gridCol w:w="825"/>
            <w:gridCol w:w="1350"/>
            <w:gridCol w:w="1665"/>
            <w:gridCol w:w="1365"/>
            <w:gridCol w:w="1020"/>
            <w:gridCol w:w="22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E7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screen/data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E8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E9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TTL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EA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invalidate_on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EB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offline_behavior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EC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TTR_from_cache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ED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TTU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EE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test_ids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E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PLP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/products?cat=…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10m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price_change, sale_start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show_cached + banner_offline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&lt;300ms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&lt;2s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TC-CACHE-PLP-*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PDP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/product/:id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5m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stock_change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show_cached_basic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&lt;300ms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&lt;1.5s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TC-CACHE-PDP-*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Cart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/cart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 (live)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add/remove/qty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hard-failover msg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&lt;800ms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TC-CACHE-CART-*</w:t>
            </w:r>
          </w:p>
        </w:tc>
      </w:tr>
    </w:tbl>
    <w:p w:rsidR="00000000" w:rsidDel="00000000" w:rsidP="00000000" w:rsidRDefault="00000000" w:rsidRPr="00000000" w14:paraId="00000B07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sahd7a4rn22" w:id="322"/>
      <w:bookmarkEnd w:id="3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1.3 Deep Link &amp; Notifications Matrix</w:t>
      </w:r>
    </w:p>
    <w:tbl>
      <w:tblPr>
        <w:tblStyle w:val="Table11"/>
        <w:bidiVisual w:val="1"/>
        <w:tblW w:w="11460.0" w:type="dxa"/>
        <w:jc w:val="left"/>
        <w:tblInd w:w="-12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35"/>
        <w:gridCol w:w="915"/>
        <w:gridCol w:w="2010"/>
        <w:gridCol w:w="1365"/>
        <w:gridCol w:w="1695"/>
        <w:gridCol w:w="1935"/>
        <w:gridCol w:w="960"/>
        <w:gridCol w:w="1545"/>
        <w:tblGridChange w:id="0">
          <w:tblGrid>
            <w:gridCol w:w="1035"/>
            <w:gridCol w:w="915"/>
            <w:gridCol w:w="2010"/>
            <w:gridCol w:w="1365"/>
            <w:gridCol w:w="1695"/>
            <w:gridCol w:w="1935"/>
            <w:gridCol w:w="960"/>
            <w:gridCol w:w="15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9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A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route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B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required_params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C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D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fallback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E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analytics_event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F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expiry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10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test_case_id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1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PDP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1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/p/:id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1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1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ref, coupon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1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open_home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1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dl_open_pdp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1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24h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1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TC-DL-001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1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Search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1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/s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1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q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1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1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open_search_empty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1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dl_open_search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1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TC-DL-010</w:t>
            </w:r>
          </w:p>
        </w:tc>
      </w:tr>
    </w:tbl>
    <w:p w:rsidR="00000000" w:rsidDel="00000000" w:rsidP="00000000" w:rsidRDefault="00000000" w:rsidRPr="00000000" w14:paraId="00000B2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v1j9n3bnewb" w:id="323"/>
      <w:bookmarkEnd w:id="3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1.4 Accessibility Checklist (WCAG AA)</w:t>
      </w:r>
    </w:p>
    <w:tbl>
      <w:tblPr>
        <w:tblStyle w:val="Table12"/>
        <w:bidiVisual w:val="1"/>
        <w:tblW w:w="10785.0" w:type="dxa"/>
        <w:jc w:val="left"/>
        <w:tblInd w:w="-117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45"/>
        <w:gridCol w:w="1620"/>
        <w:gridCol w:w="2235"/>
        <w:gridCol w:w="1320"/>
        <w:gridCol w:w="1680"/>
        <w:gridCol w:w="1305"/>
        <w:gridCol w:w="1380"/>
        <w:tblGridChange w:id="0">
          <w:tblGrid>
            <w:gridCol w:w="1245"/>
            <w:gridCol w:w="1620"/>
            <w:gridCol w:w="2235"/>
            <w:gridCol w:w="1320"/>
            <w:gridCol w:w="1680"/>
            <w:gridCol w:w="1305"/>
            <w:gridCol w:w="13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3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4">
            <w:pPr>
              <w:bidi w:val="1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min_touch_target(≥48dp)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5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contrast(AA)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6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semantics/labels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7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dynamic_text(120%)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8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dark/light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9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keyboard_nav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.925292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Checkout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B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C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D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E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F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3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B3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y6l51qbiths" w:id="324"/>
      <w:bookmarkEnd w:id="3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1.5 Alerting &amp; SLOs</w:t>
      </w:r>
    </w:p>
    <w:tbl>
      <w:tblPr>
        <w:tblStyle w:val="Table13"/>
        <w:bidiVisual w:val="1"/>
        <w:tblW w:w="11355.0" w:type="dxa"/>
        <w:jc w:val="left"/>
        <w:tblInd w:w="-13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20"/>
        <w:gridCol w:w="1620"/>
        <w:gridCol w:w="1050"/>
        <w:gridCol w:w="1365"/>
        <w:gridCol w:w="975"/>
        <w:gridCol w:w="1605"/>
        <w:gridCol w:w="2220"/>
        <w:tblGridChange w:id="0">
          <w:tblGrid>
            <w:gridCol w:w="2520"/>
            <w:gridCol w:w="1620"/>
            <w:gridCol w:w="1050"/>
            <w:gridCol w:w="1365"/>
            <w:gridCol w:w="975"/>
            <w:gridCol w:w="1605"/>
            <w:gridCol w:w="22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33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metric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34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threshold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35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window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36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37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owner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38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runbook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39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auto_stop_rollout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3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Crash-free sessions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3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&lt;98.5%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3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3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Slack/Email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3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Mobile Lead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3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RB-CRASH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0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Checkout conversion 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2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−15% vs prev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2h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Slack/Email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PM + Eng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RB-CONV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7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Start-up P95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&gt;3.5s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Slack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Mobile Lead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RB-STARTUP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E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✔</w:t>
            </w:r>
          </w:p>
        </w:tc>
      </w:tr>
    </w:tbl>
    <w:p w:rsidR="00000000" w:rsidDel="00000000" w:rsidP="00000000" w:rsidRDefault="00000000" w:rsidRPr="00000000" w14:paraId="00000B4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xpoozhnxln4" w:id="325"/>
      <w:bookmarkEnd w:id="3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1.6 Device/OS Test Matrix</w:t>
      </w:r>
    </w:p>
    <w:tbl>
      <w:tblPr>
        <w:tblStyle w:val="Table14"/>
        <w:bidiVisual w:val="1"/>
        <w:tblW w:w="10185.0" w:type="dxa"/>
        <w:jc w:val="left"/>
        <w:tblInd w:w="-8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5"/>
        <w:gridCol w:w="1125"/>
        <w:gridCol w:w="1530"/>
        <w:gridCol w:w="1455"/>
        <w:gridCol w:w="900"/>
        <w:gridCol w:w="1320"/>
        <w:gridCol w:w="2250"/>
        <w:tblGridChange w:id="0">
          <w:tblGrid>
            <w:gridCol w:w="1605"/>
            <w:gridCol w:w="1125"/>
            <w:gridCol w:w="1530"/>
            <w:gridCol w:w="1455"/>
            <w:gridCol w:w="900"/>
            <w:gridCol w:w="1320"/>
            <w:gridCol w:w="22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1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2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3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device 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4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5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locale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6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theme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7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network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16/17/18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mid/high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small/large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ar/en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dark/light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3G/poor/wifi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Android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10–14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low/mid/high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small/large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ar/en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dark/light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3G/poor/wifi</w:t>
            </w:r>
          </w:p>
        </w:tc>
      </w:tr>
    </w:tbl>
    <w:p w:rsidR="00000000" w:rsidDel="00000000" w:rsidP="00000000" w:rsidRDefault="00000000" w:rsidRPr="00000000" w14:paraId="00000B6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5y21nrjq07s" w:id="326"/>
      <w:bookmarkEnd w:id="3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1.7 Performance Budgets</w:t>
      </w:r>
    </w:p>
    <w:tbl>
      <w:tblPr>
        <w:tblStyle w:val="Table15"/>
        <w:bidiVisual w:val="1"/>
        <w:tblW w:w="10950.0" w:type="dxa"/>
        <w:jc w:val="left"/>
        <w:tblInd w:w="-8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20"/>
        <w:gridCol w:w="1005"/>
        <w:gridCol w:w="765"/>
        <w:gridCol w:w="3630"/>
        <w:gridCol w:w="2730"/>
        <w:tblGridChange w:id="0">
          <w:tblGrid>
            <w:gridCol w:w="2820"/>
            <w:gridCol w:w="1005"/>
            <w:gridCol w:w="765"/>
            <w:gridCol w:w="3630"/>
            <w:gridCol w:w="27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8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9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A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B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C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test_case_id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Cold start to first paint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1.5s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3.5s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pre-warm cache, defer non-critical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TC-PERF-001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PLP initial render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0.9s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2.0s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skeleton + SWR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TC-PERF-PLP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PDP ready to interact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1.0s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2.2s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image lazy-loading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TC-PERF-PDP</w:t>
            </w:r>
          </w:p>
        </w:tc>
      </w:tr>
    </w:tbl>
    <w:p w:rsidR="00000000" w:rsidDel="00000000" w:rsidP="00000000" w:rsidRDefault="00000000" w:rsidRPr="00000000" w14:paraId="00000B7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5ocfb5o4lup" w:id="327"/>
      <w:bookmarkEnd w:id="3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1.8 CI/CD Pipeline (Codemagic)</w:t>
      </w:r>
    </w:p>
    <w:tbl>
      <w:tblPr>
        <w:tblStyle w:val="Table16"/>
        <w:bidiVisual w:val="1"/>
        <w:tblW w:w="10335.0" w:type="dxa"/>
        <w:jc w:val="left"/>
        <w:tblInd w:w="-9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55"/>
        <w:gridCol w:w="3615"/>
        <w:gridCol w:w="3465"/>
        <w:tblGridChange w:id="0">
          <w:tblGrid>
            <w:gridCol w:w="3255"/>
            <w:gridCol w:w="3615"/>
            <w:gridCol w:w="34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E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F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0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gates/outputs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Lint/Format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2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التزام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بالأسلوب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وجودة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الكود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فشل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أخطاء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lint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Unit/Widget/Golden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جودة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منطق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وواجهة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6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تغطية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 ≥80% </w:t>
            </w:r>
            <w:r w:rsidDel="00000000" w:rsidR="00000000" w:rsidRPr="00000000">
              <w:rPr>
                <w:rtl w:val="1"/>
              </w:rPr>
              <w:t xml:space="preserve">للوحدات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الحرجة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Integration/E2E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8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رحلات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حرجة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add</w:t>
            </w: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cart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pay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نجاح</w:t>
            </w:r>
            <w:r w:rsidDel="00000000" w:rsidR="00000000" w:rsidRPr="00000000">
              <w:rPr>
                <w:rtl w:val="1"/>
              </w:rPr>
              <w:t xml:space="preserve"> 100%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Build &amp; Size Budgets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التحقق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الحجم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لو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تخطى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الميزانية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 → </w:t>
            </w:r>
            <w:r w:rsidDel="00000000" w:rsidR="00000000" w:rsidRPr="00000000">
              <w:rPr>
                <w:rtl w:val="1"/>
              </w:rPr>
              <w:t xml:space="preserve">فشل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Sign &amp; Upload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توقيع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وإرسال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للمتاجر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سجلات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إصدار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0"/>
              </w:rPr>
              <w:t xml:space="preserve">build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Release Gate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تحقق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SLO</w:t>
            </w:r>
            <w:r w:rsidDel="00000000" w:rsidR="00000000" w:rsidRPr="00000000">
              <w:rPr>
                <w:rtl w:val="1"/>
              </w:rPr>
              <w:t xml:space="preserve"> &amp; </w:t>
            </w:r>
            <w:r w:rsidDel="00000000" w:rsidR="00000000" w:rsidRPr="00000000">
              <w:rPr>
                <w:rtl w:val="1"/>
              </w:rPr>
              <w:t xml:space="preserve">تنبيهات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2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إيقاف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تلقائي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كسر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الحدود</w:t>
            </w:r>
          </w:p>
        </w:tc>
      </w:tr>
    </w:tbl>
    <w:p w:rsidR="00000000" w:rsidDel="00000000" w:rsidP="00000000" w:rsidRDefault="00000000" w:rsidRPr="00000000" w14:paraId="00000B9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h4pb7nywggl" w:id="328"/>
      <w:bookmarkEnd w:id="3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1.9 Security &amp; Privacy Controls</w:t>
      </w:r>
    </w:p>
    <w:tbl>
      <w:tblPr>
        <w:tblStyle w:val="Table17"/>
        <w:bidiVisual w:val="1"/>
        <w:tblW w:w="10605.0" w:type="dxa"/>
        <w:jc w:val="left"/>
        <w:tblInd w:w="-8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0"/>
        <w:gridCol w:w="4185"/>
        <w:gridCol w:w="1185"/>
        <w:gridCol w:w="3015"/>
        <w:tblGridChange w:id="0">
          <w:tblGrid>
            <w:gridCol w:w="2220"/>
            <w:gridCol w:w="4185"/>
            <w:gridCol w:w="1185"/>
            <w:gridCol w:w="30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5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6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7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8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Tokens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secure storage (Keychain/Keystore)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B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منع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logs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rate limiting, idempotency keys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F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A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حماية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إعادة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الطلب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A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PII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A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masking in logs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A3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A4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التزام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Privacy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A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Screenshots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A6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منع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شاشات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حساسة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اختياري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A7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A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Android/iOS flags</w:t>
            </w:r>
          </w:p>
        </w:tc>
      </w:tr>
      <w:tr>
        <w:trPr>
          <w:cantSplit w:val="0"/>
          <w:trHeight w:val="701.85058593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A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Permissions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A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rationale + deny paths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AB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A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UX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بدائل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الرفض</w:t>
            </w:r>
          </w:p>
        </w:tc>
      </w:tr>
    </w:tbl>
    <w:p w:rsidR="00000000" w:rsidDel="00000000" w:rsidP="00000000" w:rsidRDefault="00000000" w:rsidRPr="00000000" w14:paraId="00000BA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pdbms145hlf" w:id="329"/>
      <w:bookmarkEnd w:id="3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1.10 Analytics Event Schema (GA4/Firebase)</w:t>
      </w:r>
    </w:p>
    <w:tbl>
      <w:tblPr>
        <w:tblStyle w:val="Table18"/>
        <w:bidiVisual w:val="1"/>
        <w:tblW w:w="10815.0" w:type="dxa"/>
        <w:jc w:val="left"/>
        <w:tblInd w:w="-103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60"/>
        <w:gridCol w:w="2280"/>
        <w:gridCol w:w="1485"/>
        <w:gridCol w:w="1890"/>
        <w:gridCol w:w="2700"/>
        <w:tblGridChange w:id="0">
          <w:tblGrid>
            <w:gridCol w:w="2460"/>
            <w:gridCol w:w="2280"/>
            <w:gridCol w:w="1485"/>
            <w:gridCol w:w="1890"/>
            <w:gridCol w:w="27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AF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event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B0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B1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B2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owner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B3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test_id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B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view_item_list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B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list_id, cat_id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B6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فتح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PLP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B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PM/Mobile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B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TC-AN-PLP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B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view_item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B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item_id, price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B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فتح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PDP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B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PM/Mobile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B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TC-AN-PDP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B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add_to_cart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B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item_id, qty, price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C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زر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الإضافة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C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PM/Mobile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C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TC-AN-ATC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C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begin_checkout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C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items_value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C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بدء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الدفع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C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PM/Mobile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C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TC-AN-CHK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C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purchase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C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tr_id, value, items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C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نجاح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الدفع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C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PM/Mobile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C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TC-AN-PUR</w:t>
            </w:r>
          </w:p>
        </w:tc>
      </w:tr>
    </w:tbl>
    <w:p w:rsidR="00000000" w:rsidDel="00000000" w:rsidP="00000000" w:rsidRDefault="00000000" w:rsidRPr="00000000" w14:paraId="00000BC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mymljxz5lrx" w:id="330"/>
      <w:bookmarkEnd w:id="3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1.11 Release &amp; Store Ops</w:t>
      </w:r>
    </w:p>
    <w:tbl>
      <w:tblPr>
        <w:tblStyle w:val="Table19"/>
        <w:bidiVisual w:val="1"/>
        <w:tblW w:w="8985.0" w:type="dxa"/>
        <w:jc w:val="left"/>
        <w:tblInd w:w="-8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10"/>
        <w:gridCol w:w="1515"/>
        <w:gridCol w:w="4260"/>
        <w:tblGridChange w:id="0">
          <w:tblGrid>
            <w:gridCol w:w="3210"/>
            <w:gridCol w:w="1515"/>
            <w:gridCol w:w="42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CF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D0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owner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D1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checklist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D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App Store assets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D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D4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لقطات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أيقونات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Privacy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labels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D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Versioning (SemVer)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D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Eng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D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bump + changelog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D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Beta (TestFlight/Play)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D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QA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D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دعاة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داخليون</w:t>
            </w:r>
            <w:r w:rsidDel="00000000" w:rsidR="00000000" w:rsidRPr="00000000">
              <w:rPr>
                <w:rtl w:val="1"/>
              </w:rPr>
              <w:t xml:space="preserve"> + </w:t>
            </w:r>
            <w:r w:rsidDel="00000000" w:rsidR="00000000" w:rsidRPr="00000000">
              <w:rPr>
                <w:rtl w:val="0"/>
              </w:rPr>
              <w:t xml:space="preserve">feedback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D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Review responses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D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Support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D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قوالب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ردود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رسمية</w:t>
            </w:r>
          </w:p>
        </w:tc>
      </w:tr>
    </w:tbl>
    <w:p w:rsidR="00000000" w:rsidDel="00000000" w:rsidP="00000000" w:rsidRDefault="00000000" w:rsidRPr="00000000" w14:paraId="00000BDE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9ccd5l7e42d" w:id="331"/>
      <w:bookmarkEnd w:id="3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1.12 Runbooks/Playbooks</w:t>
      </w:r>
    </w:p>
    <w:tbl>
      <w:tblPr>
        <w:tblStyle w:val="Table20"/>
        <w:bidiVisual w:val="1"/>
        <w:tblW w:w="10875.0" w:type="dxa"/>
        <w:jc w:val="left"/>
        <w:tblInd w:w="-1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0"/>
        <w:gridCol w:w="1890"/>
        <w:gridCol w:w="4245"/>
        <w:gridCol w:w="2310"/>
        <w:tblGridChange w:id="0">
          <w:tblGrid>
            <w:gridCol w:w="2430"/>
            <w:gridCol w:w="1890"/>
            <w:gridCol w:w="4245"/>
            <w:gridCol w:w="231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0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runbook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1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trigger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2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steps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1"/>
              </w:rPr>
              <w:t xml:space="preserve">مختصر</w:t>
            </w:r>
            <w:r w:rsidDel="00000000" w:rsidR="00000000" w:rsidRPr="00000000">
              <w:rPr>
                <w:b w:val="1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3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owner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RB-ROLLBACK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SLO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مكسور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6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freeze rollout → revert → verify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Eng Lead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RB-INCIDENT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spike errors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A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form war-room → assign → comms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On-call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RB-HOTFIX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blocker bug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E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branch hotfix → QA fast → release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Eng</w:t>
            </w:r>
          </w:p>
        </w:tc>
      </w:tr>
    </w:tbl>
    <w:p w:rsidR="00000000" w:rsidDel="00000000" w:rsidP="00000000" w:rsidRDefault="00000000" w:rsidRPr="00000000" w14:paraId="00000BF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9tolpmvlx99" w:id="332"/>
      <w:bookmarkEnd w:id="33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معايير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تفصيلية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لكل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بند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قابلة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للتنفيذ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BF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a866zktfnct" w:id="333"/>
      <w:bookmarkEnd w:id="3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 Error Map</w:t>
      </w:r>
    </w:p>
    <w:p w:rsidR="00000000" w:rsidDel="00000000" w:rsidP="00000000" w:rsidRDefault="00000000" w:rsidRPr="00000000" w14:paraId="00000BF3">
      <w:pPr>
        <w:numPr>
          <w:ilvl w:val="0"/>
          <w:numId w:val="23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التنفيذ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للأخطاء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retry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backoff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4">
      <w:pPr>
        <w:numPr>
          <w:ilvl w:val="0"/>
          <w:numId w:val="2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Golden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التصميم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محاكاة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مهلات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انقطاع</w:t>
      </w:r>
      <w:r w:rsidDel="00000000" w:rsidR="00000000" w:rsidRPr="00000000">
        <w:rPr>
          <w:rtl w:val="1"/>
        </w:rPr>
        <w:t xml:space="preserve">/401/409/422.</w:t>
      </w:r>
    </w:p>
    <w:p w:rsidR="00000000" w:rsidDel="00000000" w:rsidP="00000000" w:rsidRDefault="00000000" w:rsidRPr="00000000" w14:paraId="00000BF5">
      <w:pPr>
        <w:numPr>
          <w:ilvl w:val="0"/>
          <w:numId w:val="23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مقاييس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tjd1ydu2z6c" w:id="334"/>
      <w:bookmarkEnd w:id="3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 Cache/TTL (SWR</w:t>
      </w:r>
    </w:p>
    <w:p w:rsidR="00000000" w:rsidDel="00000000" w:rsidP="00000000" w:rsidRDefault="00000000" w:rsidRPr="00000000" w14:paraId="00000BF7">
      <w:pPr>
        <w:numPr>
          <w:ilvl w:val="0"/>
          <w:numId w:val="42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التنفيذ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disk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invalidation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سعر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مخزون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عروض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8">
      <w:pPr>
        <w:numPr>
          <w:ilvl w:val="0"/>
          <w:numId w:val="42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offline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TTU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invalidation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hzx4i1myxo9" w:id="335"/>
      <w:bookmarkEnd w:id="3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2.3 Deep Links &amp; Notifications</w:t>
      </w:r>
    </w:p>
    <w:p w:rsidR="00000000" w:rsidDel="00000000" w:rsidP="00000000" w:rsidRDefault="00000000" w:rsidRPr="00000000" w14:paraId="00000BFA">
      <w:pPr>
        <w:numPr>
          <w:ilvl w:val="0"/>
          <w:numId w:val="19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التنفيذ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المعلمات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fallback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للصفحة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B">
      <w:pPr>
        <w:numPr>
          <w:ilvl w:val="0"/>
          <w:numId w:val="19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المستهدفة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المنتهية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t7prpvuppes" w:id="336"/>
      <w:bookmarkEnd w:id="3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2.4 Accessibility</w:t>
      </w:r>
    </w:p>
    <w:p w:rsidR="00000000" w:rsidDel="00000000" w:rsidP="00000000" w:rsidRDefault="00000000" w:rsidRPr="00000000" w14:paraId="00000BFD">
      <w:pPr>
        <w:numPr>
          <w:ilvl w:val="0"/>
          <w:numId w:val="32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التنفيذ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semantics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labels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48</w:t>
      </w:r>
      <w:r w:rsidDel="00000000" w:rsidR="00000000" w:rsidRPr="00000000">
        <w:rPr>
          <w:rtl w:val="0"/>
        </w:rPr>
        <w:t xml:space="preserve">dp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تباين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تكبير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</w:t>
      </w:r>
      <w:r w:rsidDel="00000000" w:rsidR="00000000" w:rsidRPr="00000000">
        <w:rPr>
          <w:rtl w:val="1"/>
        </w:rPr>
        <w:t xml:space="preserve">ّ.</w:t>
      </w:r>
    </w:p>
    <w:p w:rsidR="00000000" w:rsidDel="00000000" w:rsidP="00000000" w:rsidRDefault="00000000" w:rsidRPr="00000000" w14:paraId="00000BFE">
      <w:pPr>
        <w:numPr>
          <w:ilvl w:val="0"/>
          <w:numId w:val="32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لقطات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Golden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للوضعين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الداكن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الفاتح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bwmmr12ioj" w:id="337"/>
      <w:bookmarkEnd w:id="3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2.5 Post-release Monitoring</w:t>
      </w:r>
    </w:p>
    <w:p w:rsidR="00000000" w:rsidDel="00000000" w:rsidP="00000000" w:rsidRDefault="00000000" w:rsidRPr="00000000" w14:paraId="00000C00">
      <w:pPr>
        <w:numPr>
          <w:ilvl w:val="0"/>
          <w:numId w:val="4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التنفيذ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Sentry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rollout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1">
      <w:pPr>
        <w:numPr>
          <w:ilvl w:val="0"/>
          <w:numId w:val="4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تجريبي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cohort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بالقديم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1p74ilvrhli" w:id="338"/>
      <w:bookmarkEnd w:id="3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2.6 Architecture/Environments</w:t>
      </w:r>
    </w:p>
    <w:p w:rsidR="00000000" w:rsidDel="00000000" w:rsidP="00000000" w:rsidRDefault="00000000" w:rsidRPr="00000000" w14:paraId="00000C03">
      <w:pPr>
        <w:numPr>
          <w:ilvl w:val="0"/>
          <w:numId w:val="31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التنفيذ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secrets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Vault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4">
      <w:pPr>
        <w:numPr>
          <w:ilvl w:val="0"/>
          <w:numId w:val="31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iozr6qszg94" w:id="339"/>
      <w:bookmarkEnd w:id="3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2.7 Code Quality &amp; Workflow</w:t>
      </w:r>
    </w:p>
    <w:p w:rsidR="00000000" w:rsidDel="00000000" w:rsidP="00000000" w:rsidRDefault="00000000" w:rsidRPr="00000000" w14:paraId="00000C06">
      <w:pPr>
        <w:numPr>
          <w:ilvl w:val="0"/>
          <w:numId w:val="15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التنفيذ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Format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نمط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Bloc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Riverpod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rules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SemVer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7">
      <w:pPr>
        <w:numPr>
          <w:ilvl w:val="0"/>
          <w:numId w:val="15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errors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coverage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pctkvleng9c" w:id="340"/>
      <w:bookmarkEnd w:id="3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2.8 CI/CD (Codemagic)</w:t>
      </w:r>
    </w:p>
    <w:p w:rsidR="00000000" w:rsidDel="00000000" w:rsidP="00000000" w:rsidRDefault="00000000" w:rsidRPr="00000000" w14:paraId="00000C09">
      <w:pPr>
        <w:numPr>
          <w:ilvl w:val="0"/>
          <w:numId w:val="32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التنفيذ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stages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أعلاه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artifacts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JUnit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Coverage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Size</w:t>
      </w:r>
      <w:r w:rsidDel="00000000" w:rsidR="00000000" w:rsidRPr="00000000">
        <w:rPr>
          <w:rtl w:val="0"/>
        </w:rPr>
        <w:t xml:space="preserve">) + </w:t>
      </w:r>
      <w:r w:rsidDel="00000000" w:rsidR="00000000" w:rsidRPr="00000000">
        <w:rPr>
          <w:rtl w:val="0"/>
        </w:rPr>
        <w:t xml:space="preserve">gates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A">
      <w:pPr>
        <w:numPr>
          <w:ilvl w:val="0"/>
          <w:numId w:val="32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pipeline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dry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run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qcgu1uac76v" w:id="341"/>
      <w:bookmarkEnd w:id="3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2.9 Testing Pyramid</w:t>
      </w:r>
    </w:p>
    <w:p w:rsidR="00000000" w:rsidDel="00000000" w:rsidP="00000000" w:rsidRDefault="00000000" w:rsidRPr="00000000" w14:paraId="00000C0C">
      <w:pPr>
        <w:numPr>
          <w:ilvl w:val="0"/>
          <w:numId w:val="19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التنفيذ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ودجت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Golden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لرحلات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D">
      <w:pPr>
        <w:numPr>
          <w:ilvl w:val="0"/>
          <w:numId w:val="19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Matrix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اللغات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الثيمات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s8l6k3ui86z" w:id="342"/>
      <w:bookmarkEnd w:id="3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2.10 Performance Budgets</w:t>
      </w:r>
    </w:p>
    <w:p w:rsidR="00000000" w:rsidDel="00000000" w:rsidP="00000000" w:rsidRDefault="00000000" w:rsidRPr="00000000" w14:paraId="00000C0F">
      <w:pPr>
        <w:numPr>
          <w:ilvl w:val="0"/>
          <w:numId w:val="2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التنفيذ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lazy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defer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critical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0">
      <w:pPr>
        <w:numPr>
          <w:ilvl w:val="0"/>
          <w:numId w:val="2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50/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25cvz1gvh25" w:id="343"/>
      <w:bookmarkEnd w:id="3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2.11 Security &amp; Privacy</w:t>
      </w:r>
    </w:p>
    <w:p w:rsidR="00000000" w:rsidDel="00000000" w:rsidP="00000000" w:rsidRDefault="00000000" w:rsidRPr="00000000" w14:paraId="00000C12">
      <w:pPr>
        <w:numPr>
          <w:ilvl w:val="0"/>
          <w:numId w:val="36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التنفيذ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masking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idempotency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أذونات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3">
      <w:pPr>
        <w:numPr>
          <w:ilvl w:val="0"/>
          <w:numId w:val="36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pentest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للعميل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1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afcf672wihg" w:id="344"/>
      <w:bookmarkEnd w:id="3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2.12 Analytics &amp; Measurement</w:t>
      </w:r>
    </w:p>
    <w:p w:rsidR="00000000" w:rsidDel="00000000" w:rsidP="00000000" w:rsidRDefault="00000000" w:rsidRPr="00000000" w14:paraId="00000C15">
      <w:pPr>
        <w:numPr>
          <w:ilvl w:val="0"/>
          <w:numId w:val="32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التنفيذ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للأحداث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المعلمات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6">
      <w:pPr>
        <w:numPr>
          <w:ilvl w:val="0"/>
          <w:numId w:val="32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الرحلات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يتيمة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b3bo0wkrflb" w:id="345"/>
      <w:bookmarkEnd w:id="3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2.13 Product/UX (Degrade/Offline/Image Policy)</w:t>
      </w:r>
    </w:p>
    <w:p w:rsidR="00000000" w:rsidDel="00000000" w:rsidP="00000000" w:rsidRDefault="00000000" w:rsidRPr="00000000" w14:paraId="00000C18">
      <w:pPr>
        <w:numPr>
          <w:ilvl w:val="0"/>
          <w:numId w:val="20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التنفيذ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placeholders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shimmer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أبعاد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صي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WebP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19">
      <w:pPr>
        <w:numPr>
          <w:ilvl w:val="0"/>
          <w:numId w:val="20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الصور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المخزون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iyi0xkqn5o1" w:id="346"/>
      <w:bookmarkEnd w:id="3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2.14 Release &amp; Store</w:t>
      </w:r>
    </w:p>
    <w:p w:rsidR="00000000" w:rsidDel="00000000" w:rsidP="00000000" w:rsidRDefault="00000000" w:rsidRPr="00000000" w14:paraId="00000C1B">
      <w:pPr>
        <w:numPr>
          <w:ilvl w:val="0"/>
          <w:numId w:val="13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التنفيذ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المتاجر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Privacy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labels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المراجعات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C">
      <w:pPr>
        <w:numPr>
          <w:ilvl w:val="0"/>
          <w:numId w:val="13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submission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checklist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1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eil6p6ymn29" w:id="347"/>
      <w:bookmarkEnd w:id="3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2.15 Runbooks</w:t>
      </w:r>
    </w:p>
    <w:p w:rsidR="00000000" w:rsidDel="00000000" w:rsidP="00000000" w:rsidRDefault="00000000" w:rsidRPr="00000000" w14:paraId="00000C1E">
      <w:pPr>
        <w:numPr>
          <w:ilvl w:val="0"/>
          <w:numId w:val="12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التنفيذ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rollback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hotfix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F">
      <w:pPr>
        <w:numPr>
          <w:ilvl w:val="0"/>
          <w:numId w:val="12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مناورة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drill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yvnhcewsits" w:id="348"/>
      <w:bookmarkEnd w:id="34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معايير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Definition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of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Done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C22">
      <w:pPr>
        <w:numPr>
          <w:ilvl w:val="0"/>
          <w:numId w:val="16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Error Map: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الشاشات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الخطأ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Golden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3">
      <w:pPr>
        <w:numPr>
          <w:ilvl w:val="0"/>
          <w:numId w:val="1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Cache/TTL: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TTR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 &lt; 300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TTU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≤ 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جيدة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24">
      <w:pPr>
        <w:numPr>
          <w:ilvl w:val="0"/>
          <w:numId w:val="1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Deep Links: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0%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Search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5">
      <w:pPr>
        <w:numPr>
          <w:ilvl w:val="0"/>
          <w:numId w:val="1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Accessibility: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اجتياز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انكسار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120%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6">
      <w:pPr>
        <w:numPr>
          <w:ilvl w:val="0"/>
          <w:numId w:val="1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Monitoring: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rollout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7">
      <w:pPr>
        <w:numPr>
          <w:ilvl w:val="0"/>
          <w:numId w:val="1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CI/CD: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pipeline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gates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وتغطية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≥80% </w:t>
      </w:r>
      <w:r w:rsidDel="00000000" w:rsidR="00000000" w:rsidRPr="00000000">
        <w:rPr>
          <w:rtl w:val="1"/>
        </w:rPr>
        <w:t xml:space="preserve">للوحدات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8">
      <w:pPr>
        <w:numPr>
          <w:ilvl w:val="0"/>
          <w:numId w:val="1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ميزانيات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50/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 </w:t>
      </w:r>
      <w:r w:rsidDel="00000000" w:rsidR="00000000" w:rsidRPr="00000000">
        <w:rPr>
          <w:rtl w:val="1"/>
        </w:rPr>
        <w:t xml:space="preserve">الموضوعة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9">
      <w:pPr>
        <w:numPr>
          <w:ilvl w:val="0"/>
          <w:numId w:val="1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Security/Privacy: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idempotency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A">
      <w:pPr>
        <w:numPr>
          <w:ilvl w:val="0"/>
          <w:numId w:val="16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Analytics: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الرئيسية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ازدواجية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B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ite2b2zom42" w:id="349"/>
      <w:bookmarkEnd w:id="34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خطة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إغلاق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الفجوات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Sprint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واحد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مقترح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C2D">
      <w:pPr>
        <w:numPr>
          <w:ilvl w:val="0"/>
          <w:numId w:val="4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1.1–1.12 </w:t>
      </w:r>
      <w:r w:rsidDel="00000000" w:rsidR="00000000" w:rsidRPr="00000000">
        <w:rPr>
          <w:rtl w:val="1"/>
        </w:rPr>
        <w:t xml:space="preserve">للمستند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baseline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E">
      <w:pPr>
        <w:numPr>
          <w:ilvl w:val="0"/>
          <w:numId w:val="4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Codemagic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والبوابات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المرئي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Coverage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Size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Reports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2F">
      <w:pPr>
        <w:numPr>
          <w:ilvl w:val="0"/>
          <w:numId w:val="4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Sentry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0">
      <w:pPr>
        <w:numPr>
          <w:ilvl w:val="0"/>
          <w:numId w:val="4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widget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golden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integration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Matrix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1">
      <w:pPr>
        <w:numPr>
          <w:ilvl w:val="0"/>
          <w:numId w:val="4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Runbooks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rollback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hotfix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lej7t8adu45" w:id="350"/>
      <w:bookmarkEnd w:id="35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ملاحظات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تنسيق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إدارة</w:t>
      </w:r>
    </w:p>
    <w:p w:rsidR="00000000" w:rsidDel="00000000" w:rsidP="00000000" w:rsidRDefault="00000000" w:rsidRPr="00000000" w14:paraId="00000C34">
      <w:pPr>
        <w:numPr>
          <w:ilvl w:val="0"/>
          <w:numId w:val="19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test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بحالة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0"/>
        </w:rPr>
        <w:t xml:space="preserve">TC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35">
      <w:pPr>
        <w:numPr>
          <w:ilvl w:val="0"/>
          <w:numId w:val="19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owner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عنصر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Mobile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36">
      <w:pPr>
        <w:numPr>
          <w:ilvl w:val="0"/>
          <w:numId w:val="19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حافظ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الظاهرة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للمستخدم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7">
      <w:pPr>
        <w:bidi w:val="1"/>
        <w:rPr/>
        <w:sectPr>
          <w:headerReference r:id="rId11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12" w:type="default"/>
          <w:type w:val="nextPage"/>
          <w:pgSz w:h="16834" w:w="11909" w:orient="portrait"/>
          <w:pgMar w:bottom="1440" w:top="1440" w:left="0" w:right="1440" w:header="720" w:footer="720"/>
          <w:pgNumType w:start="1"/>
        </w:sectPr>
      </w:pPr>
      <w:bookmarkStart w:colFirst="0" w:colLast="0" w:name="_3p4wme8w52ut" w:id="351"/>
      <w:bookmarkEnd w:id="35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التدفق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العام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9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التدفق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العام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C3A">
      <w:pPr>
        <w:ind w:left="566.9291338582677" w:right="-1032.9921259842508" w:firstLine="0"/>
        <w:rPr/>
      </w:pPr>
      <w:r w:rsidDel="00000000" w:rsidR="00000000" w:rsidRPr="00000000">
        <w:rPr>
          <w:rtl w:val="1"/>
        </w:rPr>
        <w:t xml:space="preserve">المستخدم</w:t>
      </w:r>
    </w:p>
    <w:p w:rsidR="00000000" w:rsidDel="00000000" w:rsidP="00000000" w:rsidRDefault="00000000" w:rsidRPr="00000000" w14:paraId="00000C3B">
      <w:pPr>
        <w:ind w:left="566.9291338582677" w:right="-1032.9921259842508" w:firstLine="0"/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C3C">
      <w:pPr>
        <w:ind w:left="566.9291338582677" w:right="-1032.9921259842508" w:firstLine="0"/>
        <w:rPr/>
      </w:pPr>
      <w:r w:rsidDel="00000000" w:rsidR="00000000" w:rsidRPr="00000000">
        <w:rPr>
          <w:rtl w:val="0"/>
        </w:rPr>
        <w:t xml:space="preserve">▼</w:t>
      </w:r>
    </w:p>
    <w:p w:rsidR="00000000" w:rsidDel="00000000" w:rsidP="00000000" w:rsidRDefault="00000000" w:rsidRPr="00000000" w14:paraId="00000C3D">
      <w:pPr>
        <w:ind w:left="566.9291338582677" w:right="-1032.9921259842508" w:firstLine="0"/>
        <w:rPr/>
      </w:pPr>
      <w:r w:rsidDel="00000000" w:rsidR="00000000" w:rsidRPr="00000000">
        <w:rPr>
          <w:rtl w:val="0"/>
        </w:rPr>
        <w:t xml:space="preserve">Flutter App (UI/State/Cache/Networking)</w:t>
      </w:r>
    </w:p>
    <w:p w:rsidR="00000000" w:rsidDel="00000000" w:rsidP="00000000" w:rsidRDefault="00000000" w:rsidRPr="00000000" w14:paraId="00000C3E">
      <w:pPr>
        <w:ind w:left="566.9291338582677" w:right="-1032.9921259842508" w:firstLine="0"/>
        <w:rPr/>
      </w:pPr>
      <w:r w:rsidDel="00000000" w:rsidR="00000000" w:rsidRPr="00000000">
        <w:rPr>
          <w:rtl w:val="0"/>
        </w:rPr>
        <w:t xml:space="preserve">│ HTTP/GRPC + Auth + Retry/Backoff + DL/Push</w:t>
      </w:r>
    </w:p>
    <w:p w:rsidR="00000000" w:rsidDel="00000000" w:rsidP="00000000" w:rsidRDefault="00000000" w:rsidRPr="00000000" w14:paraId="00000C3F">
      <w:pPr>
        <w:ind w:left="566.9291338582677" w:right="-1032.9921259842508" w:firstLine="0"/>
        <w:rPr/>
      </w:pPr>
      <w:r w:rsidDel="00000000" w:rsidR="00000000" w:rsidRPr="00000000">
        <w:rPr>
          <w:rtl w:val="0"/>
        </w:rPr>
        <w:t xml:space="preserve">▼</w:t>
      </w:r>
    </w:p>
    <w:p w:rsidR="00000000" w:rsidDel="00000000" w:rsidP="00000000" w:rsidRDefault="00000000" w:rsidRPr="00000000" w14:paraId="00000C40">
      <w:pPr>
        <w:ind w:left="566.9291338582677" w:right="-1032.9921259842508" w:firstLine="0"/>
        <w:rPr/>
      </w:pPr>
      <w:r w:rsidDel="00000000" w:rsidR="00000000" w:rsidRPr="00000000">
        <w:rPr>
          <w:rtl w:val="0"/>
        </w:rPr>
        <w:t xml:space="preserve">API Gateway (Rate limit, AuthZ, Observability)</w:t>
      </w:r>
    </w:p>
    <w:p w:rsidR="00000000" w:rsidDel="00000000" w:rsidP="00000000" w:rsidRDefault="00000000" w:rsidRPr="00000000" w14:paraId="00000C41">
      <w:pPr>
        <w:ind w:left="566.9291338582677" w:right="-1032.9921259842508" w:firstLine="0"/>
        <w:rPr/>
      </w:pPr>
      <w:r w:rsidDel="00000000" w:rsidR="00000000" w:rsidRPr="00000000">
        <w:rPr>
          <w:rtl w:val="0"/>
        </w:rPr>
        <w:t xml:space="preserve">▼</w:t>
      </w:r>
    </w:p>
    <w:p w:rsidR="00000000" w:rsidDel="00000000" w:rsidP="00000000" w:rsidRDefault="00000000" w:rsidRPr="00000000" w14:paraId="00000C42">
      <w:pPr>
        <w:ind w:left="566.9291338582677" w:right="-1032.9921259842508" w:firstLine="0"/>
        <w:rPr/>
      </w:pPr>
      <w:r w:rsidDel="00000000" w:rsidR="00000000" w:rsidRPr="00000000">
        <w:rPr>
          <w:rtl w:val="0"/>
        </w:rPr>
        <w:t xml:space="preserve">Micro/Services (Catalog, Cart, Checkout, Payments, Orders, CMS, RMA, Loyalty)</w:t>
      </w:r>
    </w:p>
    <w:p w:rsidR="00000000" w:rsidDel="00000000" w:rsidP="00000000" w:rsidRDefault="00000000" w:rsidRPr="00000000" w14:paraId="00000C43">
      <w:pPr>
        <w:ind w:left="566.9291338582677" w:right="-1032.9921259842508" w:firstLine="0"/>
        <w:rPr/>
      </w:pPr>
      <w:r w:rsidDel="00000000" w:rsidR="00000000" w:rsidRPr="00000000">
        <w:rPr>
          <w:rtl w:val="0"/>
        </w:rPr>
        <w:t xml:space="preserve">▼</w:t>
      </w:r>
    </w:p>
    <w:p w:rsidR="00000000" w:rsidDel="00000000" w:rsidP="00000000" w:rsidRDefault="00000000" w:rsidRPr="00000000" w14:paraId="00000C44">
      <w:pPr>
        <w:ind w:left="566.9291338582677" w:right="-1032.9921259842508" w:firstLine="0"/>
        <w:rPr/>
      </w:pPr>
      <w:r w:rsidDel="00000000" w:rsidR="00000000" w:rsidRPr="00000000">
        <w:rPr>
          <w:rtl w:val="0"/>
        </w:rPr>
        <w:t xml:space="preserve">Datastores (SQL/NoSQL, Search, Cache) — CDN/Media — Queue/Events</w:t>
      </w:r>
    </w:p>
    <w:p w:rsidR="00000000" w:rsidDel="00000000" w:rsidP="00000000" w:rsidRDefault="00000000" w:rsidRPr="00000000" w14:paraId="00000C45">
      <w:pPr>
        <w:ind w:left="566.9291338582677" w:right="-1032.9921259842508" w:firstLine="0"/>
        <w:rPr/>
      </w:pPr>
      <w:r w:rsidDel="00000000" w:rsidR="00000000" w:rsidRPr="00000000">
        <w:rPr>
          <w:rtl w:val="0"/>
        </w:rPr>
        <w:t xml:space="preserve">▼</w:t>
      </w:r>
    </w:p>
    <w:p w:rsidR="00000000" w:rsidDel="00000000" w:rsidP="00000000" w:rsidRDefault="00000000" w:rsidRPr="00000000" w14:paraId="00000C46">
      <w:pPr>
        <w:ind w:left="566.9291338582677" w:right="-1032.9921259842508" w:firstLine="0"/>
        <w:rPr/>
      </w:pPr>
      <w:r w:rsidDel="00000000" w:rsidR="00000000" w:rsidRPr="00000000">
        <w:rPr>
          <w:rtl w:val="0"/>
        </w:rPr>
        <w:t xml:space="preserve">Observability (Logs/Metrics/Traces), CI/CD, Feature Flags, Analytics</w:t>
      </w:r>
    </w:p>
    <w:p w:rsidR="00000000" w:rsidDel="00000000" w:rsidP="00000000" w:rsidRDefault="00000000" w:rsidRPr="00000000" w14:paraId="00000C47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أهداف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التصميم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الاستقرار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50/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95)،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متسقة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وخصوصية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سهولة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والصيانة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9">
      <w:pPr>
        <w:pStyle w:val="Heading1"/>
        <w:keepNext w:val="0"/>
        <w:keepLines w:val="0"/>
        <w:bidi w:val="1"/>
        <w:spacing w:before="480" w:lineRule="auto"/>
        <w:rPr>
          <w:b w:val="1"/>
          <w:sz w:val="42"/>
          <w:szCs w:val="42"/>
        </w:rPr>
      </w:pPr>
      <w:bookmarkStart w:colFirst="0" w:colLast="0" w:name="_gjyxabtidwq1" w:id="352"/>
      <w:bookmarkEnd w:id="352"/>
      <w:r w:rsidDel="00000000" w:rsidR="00000000" w:rsidRPr="00000000">
        <w:rPr>
          <w:b w:val="1"/>
          <w:sz w:val="46"/>
          <w:szCs w:val="46"/>
          <w:rtl w:val="0"/>
        </w:rPr>
        <w:t xml:space="preserve">1) </w:t>
      </w:r>
      <w:r w:rsidDel="00000000" w:rsidR="00000000" w:rsidRPr="00000000">
        <w:rPr>
          <w:b w:val="1"/>
          <w:sz w:val="42"/>
          <w:szCs w:val="42"/>
          <w:rtl w:val="1"/>
        </w:rPr>
        <w:t xml:space="preserve">تصميم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الواجهة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في</w:t>
      </w:r>
      <w:r w:rsidDel="00000000" w:rsidR="00000000" w:rsidRPr="00000000">
        <w:rPr>
          <w:b w:val="1"/>
          <w:sz w:val="42"/>
          <w:szCs w:val="42"/>
          <w:rtl w:val="1"/>
        </w:rPr>
        <w:t xml:space="preserve"> (</w:t>
      </w:r>
      <w:r w:rsidDel="00000000" w:rsidR="00000000" w:rsidRPr="00000000">
        <w:rPr>
          <w:b w:val="1"/>
          <w:sz w:val="42"/>
          <w:szCs w:val="42"/>
          <w:rtl w:val="0"/>
        </w:rPr>
        <w:t xml:space="preserve">App</w:t>
      </w:r>
      <w:r w:rsidDel="00000000" w:rsidR="00000000" w:rsidRPr="00000000">
        <w:rPr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42"/>
          <w:szCs w:val="42"/>
          <w:rtl w:val="0"/>
        </w:rPr>
        <w:t xml:space="preserve">Architecture</w:t>
      </w:r>
      <w:r w:rsidDel="00000000" w:rsidR="00000000" w:rsidRPr="00000000">
        <w:rPr>
          <w:b w:val="1"/>
          <w:sz w:val="42"/>
          <w:szCs w:val="42"/>
          <w:rtl w:val="1"/>
        </w:rPr>
        <w:t xml:space="preserve">)</w:t>
      </w:r>
    </w:p>
    <w:p w:rsidR="00000000" w:rsidDel="00000000" w:rsidP="00000000" w:rsidRDefault="00000000" w:rsidRPr="00000000" w14:paraId="00000C4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gcti6cp6tdbt" w:id="353"/>
      <w:bookmarkEnd w:id="35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1.1 </w:t>
      </w:r>
      <w:r w:rsidDel="00000000" w:rsidR="00000000" w:rsidRPr="00000000">
        <w:rPr>
          <w:b w:val="1"/>
          <w:sz w:val="34"/>
          <w:szCs w:val="34"/>
          <w:rtl w:val="1"/>
        </w:rPr>
        <w:t xml:space="preserve">هيكلة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المشروع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Modularization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C4B">
      <w:pPr>
        <w:numPr>
          <w:ilvl w:val="0"/>
          <w:numId w:val="400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Feature-first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features/&lt;feature&gt;/presentation|domain|data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core/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4C">
      <w:pPr>
        <w:numPr>
          <w:ilvl w:val="0"/>
          <w:numId w:val="4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Layered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داخل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ميزة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4D">
      <w:pPr>
        <w:numPr>
          <w:ilvl w:val="1"/>
          <w:numId w:val="40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presentation</w:t>
      </w:r>
      <w:r w:rsidDel="00000000" w:rsidR="00000000" w:rsidRPr="00000000">
        <w:rPr>
          <w:rtl w:val="0"/>
        </w:rPr>
        <w:t xml:space="preserve">: Widgets, Pages,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go_router</w:t>
      </w:r>
      <w:r w:rsidDel="00000000" w:rsidR="00000000" w:rsidRPr="00000000">
        <w:rPr>
          <w:rtl w:val="0"/>
        </w:rPr>
        <w:t xml:space="preserve">, ViewModels/Bloc.</w:t>
      </w:r>
    </w:p>
    <w:p w:rsidR="00000000" w:rsidDel="00000000" w:rsidP="00000000" w:rsidRDefault="00000000" w:rsidRPr="00000000" w14:paraId="00000C4E">
      <w:pPr>
        <w:numPr>
          <w:ilvl w:val="1"/>
          <w:numId w:val="40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domain</w:t>
      </w:r>
      <w:r w:rsidDel="00000000" w:rsidR="00000000" w:rsidRPr="00000000">
        <w:rPr>
          <w:rtl w:val="0"/>
        </w:rPr>
        <w:t xml:space="preserve">: UseCases, Entities, Repositories (interfaces).</w:t>
      </w:r>
    </w:p>
    <w:p w:rsidR="00000000" w:rsidDel="00000000" w:rsidP="00000000" w:rsidRDefault="00000000" w:rsidRPr="00000000" w14:paraId="00000C4F">
      <w:pPr>
        <w:numPr>
          <w:ilvl w:val="1"/>
          <w:numId w:val="40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tl w:val="0"/>
        </w:rPr>
        <w:t xml:space="preserve">: Repositories (impl), DataSources (remote/local), DTOs, Mappers.</w:t>
      </w:r>
    </w:p>
    <w:p w:rsidR="00000000" w:rsidDel="00000000" w:rsidP="00000000" w:rsidRDefault="00000000" w:rsidRPr="00000000" w14:paraId="00000C50">
      <w:pPr>
        <w:numPr>
          <w:ilvl w:val="0"/>
          <w:numId w:val="40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core/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ثوابت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Theming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Localization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5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fpuhn25h88su" w:id="354"/>
      <w:bookmarkEnd w:id="35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1.2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الحالة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State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Management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C52">
      <w:pPr>
        <w:numPr>
          <w:ilvl w:val="0"/>
          <w:numId w:val="17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توصية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Bloc/Cubit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Riverpod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ProviderScope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53">
      <w:pPr>
        <w:numPr>
          <w:ilvl w:val="0"/>
          <w:numId w:val="17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عقود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View ↔ ViewModel/Bloc ↔ UseCase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54">
      <w:pPr>
        <w:numPr>
          <w:ilvl w:val="0"/>
          <w:numId w:val="17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States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للاختبار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BuildContext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5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23hglr6xofee" w:id="355"/>
      <w:bookmarkEnd w:id="35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1.3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التنق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Navigation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C56">
      <w:pPr>
        <w:numPr>
          <w:ilvl w:val="0"/>
          <w:numId w:val="14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go_router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deep-link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state restoration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57">
      <w:pPr>
        <w:numPr>
          <w:ilvl w:val="0"/>
          <w:numId w:val="149"/>
        </w:numPr>
        <w:bidi w:val="1"/>
        <w:spacing w:after="240" w:before="0" w:beforeAutospacing="0" w:lineRule="auto"/>
        <w:ind w:left="720" w:right="-891.2598425196836" w:hanging="360"/>
      </w:pP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Graph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للرحلات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Onboarding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5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ue4mxy5hl5qw" w:id="356"/>
      <w:bookmarkEnd w:id="356"/>
      <w:r w:rsidDel="00000000" w:rsidR="00000000" w:rsidRPr="00000000">
        <w:rPr>
          <w:b w:val="1"/>
          <w:sz w:val="34"/>
          <w:szCs w:val="34"/>
          <w:rtl w:val="0"/>
        </w:rPr>
        <w:t xml:space="preserve">1.4 DI/Config</w:t>
      </w:r>
    </w:p>
    <w:p w:rsidR="00000000" w:rsidDel="00000000" w:rsidP="00000000" w:rsidRDefault="00000000" w:rsidRPr="00000000" w14:paraId="00000C59">
      <w:pPr>
        <w:numPr>
          <w:ilvl w:val="0"/>
          <w:numId w:val="3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get_it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Riverpod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لحقن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الاعتماديات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5A">
      <w:pPr>
        <w:numPr>
          <w:ilvl w:val="0"/>
          <w:numId w:val="3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flavors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Bundle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5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w3l13n1opzl" w:id="357"/>
      <w:bookmarkEnd w:id="35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1.5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الثيم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الوصولية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التعريب</w:t>
      </w:r>
    </w:p>
    <w:p w:rsidR="00000000" w:rsidDel="00000000" w:rsidP="00000000" w:rsidRDefault="00000000" w:rsidRPr="00000000" w14:paraId="00000C5C">
      <w:pPr>
        <w:numPr>
          <w:ilvl w:val="0"/>
          <w:numId w:val="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Light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Dark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مقاسات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تفاعلية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≥48</w:t>
      </w:r>
      <w:r w:rsidDel="00000000" w:rsidR="00000000" w:rsidRPr="00000000">
        <w:rPr>
          <w:rtl w:val="0"/>
        </w:rPr>
        <w:t xml:space="preserve">dp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تباين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WCAG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5D">
      <w:pPr>
        <w:numPr>
          <w:ilvl w:val="0"/>
          <w:numId w:val="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للتعريب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مدعوم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تنسيقات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أرقام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عملات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5E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F">
      <w:pPr>
        <w:pStyle w:val="Heading1"/>
        <w:keepNext w:val="0"/>
        <w:keepLines w:val="0"/>
        <w:bidi w:val="1"/>
        <w:spacing w:before="480" w:lineRule="auto"/>
        <w:rPr>
          <w:b w:val="1"/>
          <w:sz w:val="42"/>
          <w:szCs w:val="42"/>
        </w:rPr>
      </w:pPr>
      <w:bookmarkStart w:colFirst="0" w:colLast="0" w:name="_cdsgkmenejm" w:id="358"/>
      <w:bookmarkEnd w:id="35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1"/>
        </w:rPr>
        <w:t xml:space="preserve">2) </w:t>
      </w:r>
      <w:r w:rsidDel="00000000" w:rsidR="00000000" w:rsidRPr="00000000">
        <w:rPr>
          <w:b w:val="1"/>
          <w:sz w:val="42"/>
          <w:szCs w:val="42"/>
          <w:rtl w:val="1"/>
        </w:rPr>
        <w:t xml:space="preserve">طبقة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البيانات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داخل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التطبيق</w:t>
      </w:r>
      <w:r w:rsidDel="00000000" w:rsidR="00000000" w:rsidRPr="00000000">
        <w:rPr>
          <w:b w:val="1"/>
          <w:sz w:val="42"/>
          <w:szCs w:val="42"/>
          <w:rtl w:val="1"/>
        </w:rPr>
        <w:t xml:space="preserve"> (</w:t>
      </w:r>
      <w:r w:rsidDel="00000000" w:rsidR="00000000" w:rsidRPr="00000000">
        <w:rPr>
          <w:b w:val="1"/>
          <w:sz w:val="42"/>
          <w:szCs w:val="42"/>
          <w:rtl w:val="0"/>
        </w:rPr>
        <w:t xml:space="preserve">Data</w:t>
      </w:r>
      <w:r w:rsidDel="00000000" w:rsidR="00000000" w:rsidRPr="00000000">
        <w:rPr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42"/>
          <w:szCs w:val="42"/>
          <w:rtl w:val="0"/>
        </w:rPr>
        <w:t xml:space="preserve">Layer</w:t>
      </w:r>
      <w:r w:rsidDel="00000000" w:rsidR="00000000" w:rsidRPr="00000000">
        <w:rPr>
          <w:b w:val="1"/>
          <w:sz w:val="42"/>
          <w:szCs w:val="42"/>
          <w:rtl w:val="1"/>
        </w:rPr>
        <w:t xml:space="preserve">)</w:t>
      </w:r>
    </w:p>
    <w:p w:rsidR="00000000" w:rsidDel="00000000" w:rsidP="00000000" w:rsidRDefault="00000000" w:rsidRPr="00000000" w14:paraId="00000C6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9goeidtmdsl" w:id="359"/>
      <w:bookmarkEnd w:id="35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2.1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الشبكات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Networking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C61">
      <w:pPr>
        <w:numPr>
          <w:ilvl w:val="0"/>
          <w:numId w:val="90"/>
        </w:numPr>
        <w:bidi w:val="1"/>
        <w:spacing w:after="0" w:afterAutospacing="0" w:before="240" w:lineRule="auto"/>
        <w:ind w:left="-283.4645669291342" w:right="-1395" w:hanging="360"/>
      </w:pPr>
      <w:r w:rsidDel="00000000" w:rsidR="00000000" w:rsidRPr="00000000">
        <w:rPr>
          <w:b w:val="1"/>
          <w:rtl w:val="0"/>
        </w:rPr>
        <w:t xml:space="preserve">Dio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Interceptors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Bearer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OTP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rtl w:val="0"/>
        </w:rPr>
        <w:t xml:space="preserve">Retry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exponential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backoff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jitter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Logging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مراعاة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الخصوصية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62">
      <w:pPr>
        <w:numPr>
          <w:ilvl w:val="0"/>
          <w:numId w:val="90"/>
        </w:numPr>
        <w:bidi w:val="1"/>
        <w:spacing w:after="240" w:before="0" w:beforeAutospacing="0" w:lineRule="auto"/>
        <w:ind w:left="-283.4645669291342" w:hanging="360"/>
      </w:pPr>
      <w:r w:rsidDel="00000000" w:rsidR="00000000" w:rsidRPr="00000000">
        <w:rPr>
          <w:b w:val="1"/>
          <w:rtl w:val="0"/>
        </w:rPr>
        <w:t xml:space="preserve">Idempotency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Circuit Breaker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المتكررة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54pvjwu3qie" w:id="360"/>
      <w:bookmarkEnd w:id="36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2.2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التخزين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المحلي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Offline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SWR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C64">
      <w:pPr>
        <w:numPr>
          <w:ilvl w:val="0"/>
          <w:numId w:val="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محركات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Isar/Drift/Hive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5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stale-while-revalidate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صامت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6">
      <w:pPr>
        <w:numPr>
          <w:ilvl w:val="0"/>
          <w:numId w:val="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TTL Matrix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Configs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6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mpo8gm8yp30" w:id="361"/>
      <w:bookmarkEnd w:id="361"/>
      <w:r w:rsidDel="00000000" w:rsidR="00000000" w:rsidRPr="00000000">
        <w:rPr>
          <w:b w:val="1"/>
          <w:sz w:val="34"/>
          <w:szCs w:val="34"/>
          <w:rtl w:val="0"/>
        </w:rPr>
        <w:t xml:space="preserve">2.3 DTOs/Mappers/Errors</w:t>
      </w:r>
    </w:p>
    <w:p w:rsidR="00000000" w:rsidDel="00000000" w:rsidP="00000000" w:rsidRDefault="00000000" w:rsidRPr="00000000" w14:paraId="00000C68">
      <w:pPr>
        <w:numPr>
          <w:ilvl w:val="0"/>
          <w:numId w:val="210"/>
        </w:numPr>
        <w:bidi w:val="1"/>
        <w:spacing w:after="240" w:before="240" w:lineRule="auto"/>
        <w:ind w:left="-283.4645669291342" w:right="-1395" w:hanging="360"/>
      </w:pP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DTOs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Entities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المجال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NetworkError | AuthError | BusinessError | Unknown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69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A">
      <w:pPr>
        <w:pStyle w:val="Heading1"/>
        <w:keepNext w:val="0"/>
        <w:keepLines w:val="0"/>
        <w:bidi w:val="1"/>
        <w:spacing w:before="480" w:lineRule="auto"/>
        <w:rPr>
          <w:b w:val="1"/>
          <w:sz w:val="42"/>
          <w:szCs w:val="42"/>
        </w:rPr>
      </w:pPr>
      <w:bookmarkStart w:colFirst="0" w:colLast="0" w:name="_bz9syeux88jb" w:id="362"/>
      <w:bookmarkEnd w:id="36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1"/>
        </w:rPr>
        <w:t xml:space="preserve">3) </w:t>
      </w:r>
      <w:r w:rsidDel="00000000" w:rsidR="00000000" w:rsidRPr="00000000">
        <w:rPr>
          <w:b w:val="1"/>
          <w:sz w:val="42"/>
          <w:szCs w:val="42"/>
          <w:rtl w:val="1"/>
        </w:rPr>
        <w:t xml:space="preserve">تجربة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الأخطاء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والمرونة</w:t>
      </w:r>
      <w:r w:rsidDel="00000000" w:rsidR="00000000" w:rsidRPr="00000000">
        <w:rPr>
          <w:b w:val="1"/>
          <w:sz w:val="42"/>
          <w:szCs w:val="42"/>
          <w:rtl w:val="1"/>
        </w:rPr>
        <w:t xml:space="preserve"> (</w:t>
      </w:r>
      <w:r w:rsidDel="00000000" w:rsidR="00000000" w:rsidRPr="00000000">
        <w:rPr>
          <w:b w:val="1"/>
          <w:sz w:val="42"/>
          <w:szCs w:val="42"/>
          <w:rtl w:val="0"/>
        </w:rPr>
        <w:t xml:space="preserve">Resilience</w:t>
      </w:r>
      <w:r w:rsidDel="00000000" w:rsidR="00000000" w:rsidRPr="00000000">
        <w:rPr>
          <w:b w:val="1"/>
          <w:sz w:val="42"/>
          <w:szCs w:val="42"/>
          <w:rtl w:val="0"/>
        </w:rPr>
        <w:t xml:space="preserve"> &amp; </w:t>
      </w:r>
      <w:r w:rsidDel="00000000" w:rsidR="00000000" w:rsidRPr="00000000">
        <w:rPr>
          <w:b w:val="1"/>
          <w:sz w:val="42"/>
          <w:szCs w:val="42"/>
          <w:rtl w:val="0"/>
        </w:rPr>
        <w:t xml:space="preserve">Error</w:t>
      </w:r>
      <w:r w:rsidDel="00000000" w:rsidR="00000000" w:rsidRPr="00000000">
        <w:rPr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42"/>
          <w:szCs w:val="42"/>
          <w:rtl w:val="0"/>
        </w:rPr>
        <w:t xml:space="preserve">UX</w:t>
      </w:r>
      <w:r w:rsidDel="00000000" w:rsidR="00000000" w:rsidRPr="00000000">
        <w:rPr>
          <w:b w:val="1"/>
          <w:sz w:val="42"/>
          <w:szCs w:val="42"/>
          <w:rtl w:val="1"/>
        </w:rPr>
        <w:t xml:space="preserve">)</w:t>
      </w:r>
    </w:p>
    <w:p w:rsidR="00000000" w:rsidDel="00000000" w:rsidP="00000000" w:rsidRDefault="00000000" w:rsidRPr="00000000" w14:paraId="00000C6B">
      <w:pPr>
        <w:numPr>
          <w:ilvl w:val="0"/>
          <w:numId w:val="22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Error Catalog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Business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retry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fallback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C">
      <w:pPr>
        <w:numPr>
          <w:ilvl w:val="0"/>
          <w:numId w:val="22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مكو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للأخطاء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b w:val="1"/>
          <w:rtl w:val="0"/>
        </w:rPr>
        <w:t xml:space="preserve">Golden tests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التصاميم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D">
      <w:pPr>
        <w:numPr>
          <w:ilvl w:val="0"/>
          <w:numId w:val="22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سيناريوهات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مهلة</w:t>
      </w:r>
      <w:r w:rsidDel="00000000" w:rsidR="00000000" w:rsidRPr="00000000">
        <w:rPr>
          <w:rtl w:val="1"/>
        </w:rPr>
        <w:t xml:space="preserve">/401/409/422/</w:t>
      </w:r>
      <w:r w:rsidDel="00000000" w:rsidR="00000000" w:rsidRPr="00000000">
        <w:rPr>
          <w:rtl w:val="1"/>
        </w:rPr>
        <w:t xml:space="preserve">نفاد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مخزون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E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قالب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Error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Catalog</w:t>
      </w:r>
    </w:p>
    <w:tbl>
      <w:tblPr>
        <w:tblStyle w:val="Table21"/>
        <w:bidiVisual w:val="1"/>
        <w:tblW w:w="11565.0" w:type="dxa"/>
        <w:jc w:val="left"/>
        <w:tblInd w:w="-12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20"/>
        <w:gridCol w:w="1440"/>
        <w:gridCol w:w="1365"/>
        <w:gridCol w:w="1590"/>
        <w:gridCol w:w="1665"/>
        <w:gridCol w:w="1125"/>
        <w:gridCol w:w="705"/>
        <w:gridCol w:w="1305"/>
        <w:gridCol w:w="1350"/>
        <w:tblGridChange w:id="0">
          <w:tblGrid>
            <w:gridCol w:w="1020"/>
            <w:gridCol w:w="1440"/>
            <w:gridCol w:w="1365"/>
            <w:gridCol w:w="1590"/>
            <w:gridCol w:w="1665"/>
            <w:gridCol w:w="1125"/>
            <w:gridCol w:w="705"/>
            <w:gridCol w:w="1305"/>
            <w:gridCol w:w="13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6F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70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http_status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71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72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user_msg_ar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73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user_msg_en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74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75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retry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76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telemetry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77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fallback_ui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7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checkout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7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402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7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PAY_3DS_FAIL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7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فشل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التحقق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البنكي</w:t>
            </w:r>
            <w:r w:rsidDel="00000000" w:rsidR="00000000" w:rsidRPr="00000000">
              <w:rPr>
                <w:rtl w:val="1"/>
              </w:rPr>
              <w:t xml:space="preserve">…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7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Bank 3DS failed…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7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7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retry_once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7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pay_3ds_fail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8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info_banner</w:t>
            </w:r>
          </w:p>
        </w:tc>
      </w:tr>
    </w:tbl>
    <w:p w:rsidR="00000000" w:rsidDel="00000000" w:rsidP="00000000" w:rsidRDefault="00000000" w:rsidRPr="00000000" w14:paraId="00000C8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pStyle w:val="Heading1"/>
        <w:keepNext w:val="0"/>
        <w:keepLines w:val="0"/>
        <w:bidi w:val="1"/>
        <w:spacing w:before="480" w:lineRule="auto"/>
        <w:rPr>
          <w:b w:val="1"/>
          <w:sz w:val="42"/>
          <w:szCs w:val="42"/>
        </w:rPr>
      </w:pPr>
      <w:bookmarkStart w:colFirst="0" w:colLast="0" w:name="_pqcj2l7ldr1l" w:id="363"/>
      <w:bookmarkEnd w:id="36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1"/>
        </w:rPr>
        <w:t xml:space="preserve">4)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الأداء</w:t>
      </w:r>
      <w:r w:rsidDel="00000000" w:rsidR="00000000" w:rsidRPr="00000000">
        <w:rPr>
          <w:b w:val="1"/>
          <w:sz w:val="42"/>
          <w:szCs w:val="42"/>
          <w:rtl w:val="1"/>
        </w:rPr>
        <w:t xml:space="preserve"> (</w:t>
      </w:r>
      <w:r w:rsidDel="00000000" w:rsidR="00000000" w:rsidRPr="00000000">
        <w:rPr>
          <w:b w:val="1"/>
          <w:sz w:val="42"/>
          <w:szCs w:val="42"/>
          <w:rtl w:val="0"/>
        </w:rPr>
        <w:t xml:space="preserve">Performance</w:t>
      </w:r>
      <w:r w:rsidDel="00000000" w:rsidR="00000000" w:rsidRPr="00000000">
        <w:rPr>
          <w:b w:val="1"/>
          <w:sz w:val="42"/>
          <w:szCs w:val="42"/>
          <w:rtl w:val="1"/>
        </w:rPr>
        <w:t xml:space="preserve">)</w:t>
      </w:r>
    </w:p>
    <w:p w:rsidR="00000000" w:rsidDel="00000000" w:rsidP="00000000" w:rsidRDefault="00000000" w:rsidRPr="00000000" w14:paraId="00000C83">
      <w:pPr>
        <w:numPr>
          <w:ilvl w:val="0"/>
          <w:numId w:val="27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ميزانيات</w:t>
      </w:r>
      <w:r w:rsidDel="00000000" w:rsidR="00000000" w:rsidRPr="00000000">
        <w:rPr>
          <w:rtl w:val="0"/>
        </w:rPr>
        <w:t xml:space="preserve">: Cold Start P50/P95، PLP render، PDP ready، Checkout step.</w:t>
      </w:r>
    </w:p>
    <w:p w:rsidR="00000000" w:rsidDel="00000000" w:rsidP="00000000" w:rsidRDefault="00000000" w:rsidRPr="00000000" w14:paraId="00000C84">
      <w:pPr>
        <w:numPr>
          <w:ilvl w:val="0"/>
          <w:numId w:val="2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jank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raster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build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Isolates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الثقيلة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85">
      <w:pPr>
        <w:numPr>
          <w:ilvl w:val="0"/>
          <w:numId w:val="2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cached_network_image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precacheImage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WebP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AVIF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أحجام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86">
      <w:pPr>
        <w:numPr>
          <w:ilvl w:val="0"/>
          <w:numId w:val="27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ListView.builder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Slivers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build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8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قالب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Performance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Budgets</w:t>
      </w:r>
    </w:p>
    <w:tbl>
      <w:tblPr>
        <w:tblStyle w:val="Table22"/>
        <w:bidiVisual w:val="1"/>
        <w:tblW w:w="78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50"/>
        <w:gridCol w:w="750"/>
        <w:gridCol w:w="975"/>
        <w:gridCol w:w="3600"/>
        <w:tblGridChange w:id="0">
          <w:tblGrid>
            <w:gridCol w:w="2550"/>
            <w:gridCol w:w="750"/>
            <w:gridCol w:w="975"/>
            <w:gridCol w:w="360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88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السيناريو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8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8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8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ملاحظات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8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Cold start (to first paint)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8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1.5s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8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3.5s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8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defer non-critical, prewarm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9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PLP initial render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9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0.9s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9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2.0s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9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skeleton + SWR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9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PDP ready to interact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9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1.0s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9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2.2s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9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lazy images</w:t>
            </w:r>
          </w:p>
        </w:tc>
      </w:tr>
    </w:tbl>
    <w:p w:rsidR="00000000" w:rsidDel="00000000" w:rsidP="00000000" w:rsidRDefault="00000000" w:rsidRPr="00000000" w14:paraId="00000C9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9">
      <w:pPr>
        <w:pStyle w:val="Heading1"/>
        <w:keepNext w:val="0"/>
        <w:keepLines w:val="0"/>
        <w:bidi w:val="1"/>
        <w:spacing w:before="480" w:lineRule="auto"/>
        <w:rPr>
          <w:b w:val="1"/>
          <w:sz w:val="42"/>
          <w:szCs w:val="42"/>
        </w:rPr>
      </w:pPr>
      <w:bookmarkStart w:colFirst="0" w:colLast="0" w:name="_xdj9xzaxsw3i" w:id="364"/>
      <w:bookmarkEnd w:id="36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1"/>
        </w:rPr>
        <w:t xml:space="preserve">5)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الأمان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والخصوصية</w:t>
      </w:r>
      <w:r w:rsidDel="00000000" w:rsidR="00000000" w:rsidRPr="00000000">
        <w:rPr>
          <w:b w:val="1"/>
          <w:sz w:val="42"/>
          <w:szCs w:val="42"/>
          <w:rtl w:val="1"/>
        </w:rPr>
        <w:t xml:space="preserve"> (</w:t>
      </w:r>
      <w:r w:rsidDel="00000000" w:rsidR="00000000" w:rsidRPr="00000000">
        <w:rPr>
          <w:b w:val="1"/>
          <w:sz w:val="42"/>
          <w:szCs w:val="42"/>
          <w:rtl w:val="0"/>
        </w:rPr>
        <w:t xml:space="preserve">Security</w:t>
      </w:r>
      <w:r w:rsidDel="00000000" w:rsidR="00000000" w:rsidRPr="00000000">
        <w:rPr>
          <w:b w:val="1"/>
          <w:sz w:val="42"/>
          <w:szCs w:val="42"/>
          <w:rtl w:val="0"/>
        </w:rPr>
        <w:t xml:space="preserve"> &amp; </w:t>
      </w:r>
      <w:r w:rsidDel="00000000" w:rsidR="00000000" w:rsidRPr="00000000">
        <w:rPr>
          <w:b w:val="1"/>
          <w:sz w:val="42"/>
          <w:szCs w:val="42"/>
          <w:rtl w:val="0"/>
        </w:rPr>
        <w:t xml:space="preserve">Privacy</w:t>
      </w:r>
      <w:r w:rsidDel="00000000" w:rsidR="00000000" w:rsidRPr="00000000">
        <w:rPr>
          <w:b w:val="1"/>
          <w:sz w:val="42"/>
          <w:szCs w:val="42"/>
          <w:rtl w:val="1"/>
        </w:rPr>
        <w:t xml:space="preserve">)</w:t>
      </w:r>
    </w:p>
    <w:p w:rsidR="00000000" w:rsidDel="00000000" w:rsidP="00000000" w:rsidRDefault="00000000" w:rsidRPr="00000000" w14:paraId="00000C9A">
      <w:pPr>
        <w:numPr>
          <w:ilvl w:val="0"/>
          <w:numId w:val="3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Secure Storage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للتوكينات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Keychain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Keystore</w:t>
      </w:r>
      <w:r w:rsidDel="00000000" w:rsidR="00000000" w:rsidRPr="00000000">
        <w:rPr>
          <w:rtl w:val="0"/>
        </w:rPr>
        <w:t xml:space="preserve">) + </w:t>
      </w:r>
      <w:r w:rsidDel="00000000" w:rsidR="00000000" w:rsidRPr="00000000">
        <w:rPr>
          <w:rtl w:val="0"/>
        </w:rPr>
        <w:t xml:space="preserve">Masking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9B">
      <w:pPr>
        <w:numPr>
          <w:ilvl w:val="0"/>
          <w:numId w:val="3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</w:t>
      </w:r>
      <w:r w:rsidDel="00000000" w:rsidR="00000000" w:rsidRPr="00000000">
        <w:rPr>
          <w:rtl w:val="1"/>
        </w:rPr>
        <w:t xml:space="preserve">؛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0"/>
        </w:rPr>
        <w:t xml:space="preserve">Certificate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Pinning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بحذر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9C">
      <w:pPr>
        <w:numPr>
          <w:ilvl w:val="0"/>
          <w:numId w:val="3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Root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Jailbreak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تحذير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0"/>
        </w:rPr>
        <w:t xml:space="preserve">Play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Integrity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Attest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9D">
      <w:pPr>
        <w:numPr>
          <w:ilvl w:val="0"/>
          <w:numId w:val="3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0"/>
        </w:rPr>
        <w:t xml:space="preserve">ATT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9E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F">
      <w:pPr>
        <w:pStyle w:val="Heading1"/>
        <w:keepNext w:val="0"/>
        <w:keepLines w:val="0"/>
        <w:bidi w:val="1"/>
        <w:spacing w:before="480" w:lineRule="auto"/>
        <w:rPr>
          <w:b w:val="1"/>
          <w:sz w:val="42"/>
          <w:szCs w:val="42"/>
        </w:rPr>
      </w:pPr>
      <w:bookmarkStart w:colFirst="0" w:colLast="0" w:name="_gpr4b2g9k0r" w:id="365"/>
      <w:bookmarkEnd w:id="36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1"/>
        </w:rPr>
        <w:t xml:space="preserve">6)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التحليلات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والقياس</w:t>
      </w:r>
      <w:r w:rsidDel="00000000" w:rsidR="00000000" w:rsidRPr="00000000">
        <w:rPr>
          <w:b w:val="1"/>
          <w:sz w:val="42"/>
          <w:szCs w:val="42"/>
          <w:rtl w:val="1"/>
        </w:rPr>
        <w:t xml:space="preserve"> (</w:t>
      </w:r>
      <w:r w:rsidDel="00000000" w:rsidR="00000000" w:rsidRPr="00000000">
        <w:rPr>
          <w:b w:val="1"/>
          <w:sz w:val="42"/>
          <w:szCs w:val="42"/>
          <w:rtl w:val="0"/>
        </w:rPr>
        <w:t xml:space="preserve">Analytics</w:t>
      </w:r>
      <w:r w:rsidDel="00000000" w:rsidR="00000000" w:rsidRPr="00000000">
        <w:rPr>
          <w:b w:val="1"/>
          <w:sz w:val="42"/>
          <w:szCs w:val="42"/>
          <w:rtl w:val="0"/>
        </w:rPr>
        <w:t xml:space="preserve"> &amp; </w:t>
      </w:r>
      <w:r w:rsidDel="00000000" w:rsidR="00000000" w:rsidRPr="00000000">
        <w:rPr>
          <w:b w:val="1"/>
          <w:sz w:val="42"/>
          <w:szCs w:val="42"/>
          <w:rtl w:val="0"/>
        </w:rPr>
        <w:t xml:space="preserve">Event</w:t>
      </w:r>
      <w:r w:rsidDel="00000000" w:rsidR="00000000" w:rsidRPr="00000000">
        <w:rPr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42"/>
          <w:szCs w:val="42"/>
          <w:rtl w:val="0"/>
        </w:rPr>
        <w:t xml:space="preserve">Schema</w:t>
      </w:r>
      <w:r w:rsidDel="00000000" w:rsidR="00000000" w:rsidRPr="00000000">
        <w:rPr>
          <w:b w:val="1"/>
          <w:sz w:val="42"/>
          <w:szCs w:val="42"/>
          <w:rtl w:val="1"/>
        </w:rPr>
        <w:t xml:space="preserve">)</w:t>
      </w:r>
    </w:p>
    <w:p w:rsidR="00000000" w:rsidDel="00000000" w:rsidP="00000000" w:rsidRDefault="00000000" w:rsidRPr="00000000" w14:paraId="00000CA0">
      <w:pPr>
        <w:numPr>
          <w:ilvl w:val="0"/>
          <w:numId w:val="14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GA4/Firebase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open → view_item_list → view_item → add_to_cart → begin_checkout → add_payment_info → purchase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A1">
      <w:pPr>
        <w:numPr>
          <w:ilvl w:val="0"/>
          <w:numId w:val="14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تعيين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معرف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الشرائح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A2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قالب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Event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Schema</w:t>
      </w:r>
    </w:p>
    <w:tbl>
      <w:tblPr>
        <w:tblStyle w:val="Table23"/>
        <w:bidiVisual w:val="1"/>
        <w:tblW w:w="67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25"/>
        <w:gridCol w:w="2295"/>
        <w:gridCol w:w="2760"/>
        <w:tblGridChange w:id="0">
          <w:tblGrid>
            <w:gridCol w:w="1725"/>
            <w:gridCol w:w="2295"/>
            <w:gridCol w:w="27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event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params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when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view_item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item_id, price, cat_id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8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عند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فتح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PDP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add_to_cart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item_id, qty, price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عند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إضافة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للسلة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purchase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tr_id, value, items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نجاح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الدفع</w:t>
            </w:r>
          </w:p>
        </w:tc>
      </w:tr>
    </w:tbl>
    <w:p w:rsidR="00000000" w:rsidDel="00000000" w:rsidP="00000000" w:rsidRDefault="00000000" w:rsidRPr="00000000" w14:paraId="00000CA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pStyle w:val="Heading1"/>
        <w:keepNext w:val="0"/>
        <w:keepLines w:val="0"/>
        <w:bidi w:val="1"/>
        <w:spacing w:before="480" w:lineRule="auto"/>
        <w:rPr>
          <w:b w:val="1"/>
          <w:sz w:val="42"/>
          <w:szCs w:val="42"/>
        </w:rPr>
      </w:pPr>
      <w:bookmarkStart w:colFirst="0" w:colLast="0" w:name="_r042ovukcrd9" w:id="366"/>
      <w:bookmarkEnd w:id="36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1"/>
        </w:rPr>
        <w:t xml:space="preserve">7)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الإشعارات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والروابط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العميقة</w:t>
      </w:r>
      <w:r w:rsidDel="00000000" w:rsidR="00000000" w:rsidRPr="00000000">
        <w:rPr>
          <w:b w:val="1"/>
          <w:sz w:val="42"/>
          <w:szCs w:val="42"/>
          <w:rtl w:val="1"/>
        </w:rPr>
        <w:t xml:space="preserve"> (</w:t>
      </w:r>
      <w:r w:rsidDel="00000000" w:rsidR="00000000" w:rsidRPr="00000000">
        <w:rPr>
          <w:b w:val="1"/>
          <w:sz w:val="42"/>
          <w:szCs w:val="42"/>
          <w:rtl w:val="0"/>
        </w:rPr>
        <w:t xml:space="preserve">Push</w:t>
      </w:r>
      <w:r w:rsidDel="00000000" w:rsidR="00000000" w:rsidRPr="00000000">
        <w:rPr>
          <w:b w:val="1"/>
          <w:sz w:val="42"/>
          <w:szCs w:val="42"/>
          <w:rtl w:val="0"/>
        </w:rPr>
        <w:t xml:space="preserve"> &amp; </w:t>
      </w:r>
      <w:r w:rsidDel="00000000" w:rsidR="00000000" w:rsidRPr="00000000">
        <w:rPr>
          <w:b w:val="1"/>
          <w:sz w:val="42"/>
          <w:szCs w:val="42"/>
          <w:rtl w:val="0"/>
        </w:rPr>
        <w:t xml:space="preserve">Deep</w:t>
      </w:r>
      <w:r w:rsidDel="00000000" w:rsidR="00000000" w:rsidRPr="00000000">
        <w:rPr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42"/>
          <w:szCs w:val="42"/>
          <w:rtl w:val="0"/>
        </w:rPr>
        <w:t xml:space="preserve">Links</w:t>
      </w:r>
      <w:r w:rsidDel="00000000" w:rsidR="00000000" w:rsidRPr="00000000">
        <w:rPr>
          <w:b w:val="1"/>
          <w:sz w:val="42"/>
          <w:szCs w:val="42"/>
          <w:rtl w:val="1"/>
        </w:rPr>
        <w:t xml:space="preserve">)</w:t>
      </w:r>
    </w:p>
    <w:p w:rsidR="00000000" w:rsidDel="00000000" w:rsidP="00000000" w:rsidRDefault="00000000" w:rsidRPr="00000000" w14:paraId="00000CB1">
      <w:pPr>
        <w:numPr>
          <w:ilvl w:val="0"/>
          <w:numId w:val="25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FCM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foreground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background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terminated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2">
      <w:pPr>
        <w:numPr>
          <w:ilvl w:val="0"/>
          <w:numId w:val="25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Dynamic Links/OneLink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3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قالب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Deep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Link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Matrix</w:t>
      </w:r>
    </w:p>
    <w:tbl>
      <w:tblPr>
        <w:tblStyle w:val="Table24"/>
        <w:bidiVisual w:val="1"/>
        <w:tblW w:w="7650.0" w:type="dxa"/>
        <w:jc w:val="left"/>
        <w:tblInd w:w="-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1035"/>
        <w:gridCol w:w="1995"/>
        <w:gridCol w:w="1185"/>
        <w:gridCol w:w="2535"/>
        <w:tblGridChange w:id="0">
          <w:tblGrid>
            <w:gridCol w:w="900"/>
            <w:gridCol w:w="1035"/>
            <w:gridCol w:w="1995"/>
            <w:gridCol w:w="1185"/>
            <w:gridCol w:w="25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route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required_params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fallback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analytics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PDP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/p/:id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/home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dl_open_pdp</w:t>
            </w:r>
          </w:p>
        </w:tc>
      </w:tr>
    </w:tbl>
    <w:p w:rsidR="00000000" w:rsidDel="00000000" w:rsidP="00000000" w:rsidRDefault="00000000" w:rsidRPr="00000000" w14:paraId="00000CBE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F">
      <w:pPr>
        <w:pStyle w:val="Heading1"/>
        <w:keepNext w:val="0"/>
        <w:keepLines w:val="0"/>
        <w:bidi w:val="1"/>
        <w:spacing w:before="480" w:lineRule="auto"/>
        <w:rPr>
          <w:b w:val="1"/>
          <w:sz w:val="42"/>
          <w:szCs w:val="42"/>
        </w:rPr>
      </w:pPr>
      <w:bookmarkStart w:colFirst="0" w:colLast="0" w:name="_h86cy9o4bla7" w:id="367"/>
      <w:bookmarkEnd w:id="36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1"/>
        </w:rPr>
        <w:t xml:space="preserve">8)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الرايات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والتجارب</w:t>
      </w:r>
      <w:r w:rsidDel="00000000" w:rsidR="00000000" w:rsidRPr="00000000">
        <w:rPr>
          <w:b w:val="1"/>
          <w:sz w:val="42"/>
          <w:szCs w:val="42"/>
          <w:rtl w:val="1"/>
        </w:rPr>
        <w:t xml:space="preserve"> (</w:t>
      </w:r>
      <w:r w:rsidDel="00000000" w:rsidR="00000000" w:rsidRPr="00000000">
        <w:rPr>
          <w:b w:val="1"/>
          <w:sz w:val="42"/>
          <w:szCs w:val="42"/>
          <w:rtl w:val="0"/>
        </w:rPr>
        <w:t xml:space="preserve">Feature</w:t>
      </w:r>
      <w:r w:rsidDel="00000000" w:rsidR="00000000" w:rsidRPr="00000000">
        <w:rPr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42"/>
          <w:szCs w:val="42"/>
          <w:rtl w:val="0"/>
        </w:rPr>
        <w:t xml:space="preserve">Flags</w:t>
      </w:r>
      <w:r w:rsidDel="00000000" w:rsidR="00000000" w:rsidRPr="00000000">
        <w:rPr>
          <w:b w:val="1"/>
          <w:sz w:val="42"/>
          <w:szCs w:val="42"/>
          <w:rtl w:val="0"/>
        </w:rPr>
        <w:t xml:space="preserve"> &amp; </w:t>
      </w:r>
      <w:r w:rsidDel="00000000" w:rsidR="00000000" w:rsidRPr="00000000">
        <w:rPr>
          <w:b w:val="1"/>
          <w:sz w:val="42"/>
          <w:szCs w:val="42"/>
          <w:rtl w:val="0"/>
        </w:rPr>
        <w:t xml:space="preserve">A</w:t>
      </w:r>
      <w:r w:rsidDel="00000000" w:rsidR="00000000" w:rsidRPr="00000000">
        <w:rPr>
          <w:b w:val="1"/>
          <w:sz w:val="42"/>
          <w:szCs w:val="42"/>
          <w:rtl w:val="0"/>
        </w:rPr>
        <w:t xml:space="preserve">/</w:t>
      </w:r>
      <w:r w:rsidDel="00000000" w:rsidR="00000000" w:rsidRPr="00000000">
        <w:rPr>
          <w:b w:val="1"/>
          <w:sz w:val="42"/>
          <w:szCs w:val="42"/>
          <w:rtl w:val="0"/>
        </w:rPr>
        <w:t xml:space="preserve">B</w:t>
      </w:r>
      <w:r w:rsidDel="00000000" w:rsidR="00000000" w:rsidRPr="00000000">
        <w:rPr>
          <w:b w:val="1"/>
          <w:sz w:val="42"/>
          <w:szCs w:val="42"/>
          <w:rtl w:val="1"/>
        </w:rPr>
        <w:t xml:space="preserve">)</w:t>
      </w:r>
    </w:p>
    <w:p w:rsidR="00000000" w:rsidDel="00000000" w:rsidP="00000000" w:rsidRDefault="00000000" w:rsidRPr="00000000" w14:paraId="00000CC0">
      <w:pPr>
        <w:numPr>
          <w:ilvl w:val="0"/>
          <w:numId w:val="13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Remote Config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تجارب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1">
      <w:pPr>
        <w:numPr>
          <w:ilvl w:val="0"/>
          <w:numId w:val="13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العلم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create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roll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measure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retire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C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3">
      <w:pPr>
        <w:pStyle w:val="Heading1"/>
        <w:keepNext w:val="0"/>
        <w:keepLines w:val="0"/>
        <w:bidi w:val="1"/>
        <w:spacing w:before="480" w:lineRule="auto"/>
        <w:rPr>
          <w:b w:val="1"/>
          <w:sz w:val="42"/>
          <w:szCs w:val="42"/>
        </w:rPr>
      </w:pPr>
      <w:bookmarkStart w:colFirst="0" w:colLast="0" w:name="_s2ngcu3cdwmc" w:id="368"/>
      <w:bookmarkEnd w:id="36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1"/>
        </w:rPr>
        <w:t xml:space="preserve">9) </w:t>
      </w:r>
      <w:r w:rsidDel="00000000" w:rsidR="00000000" w:rsidRPr="00000000">
        <w:rPr>
          <w:b w:val="1"/>
          <w:sz w:val="42"/>
          <w:szCs w:val="42"/>
          <w:rtl w:val="1"/>
        </w:rPr>
        <w:t xml:space="preserve">إعداد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البيئات</w:t>
      </w:r>
      <w:r w:rsidDel="00000000" w:rsidR="00000000" w:rsidRPr="00000000">
        <w:rPr>
          <w:b w:val="1"/>
          <w:sz w:val="42"/>
          <w:szCs w:val="42"/>
          <w:rtl w:val="1"/>
        </w:rPr>
        <w:t xml:space="preserve"> (</w:t>
      </w:r>
      <w:r w:rsidDel="00000000" w:rsidR="00000000" w:rsidRPr="00000000">
        <w:rPr>
          <w:b w:val="1"/>
          <w:sz w:val="42"/>
          <w:szCs w:val="42"/>
          <w:rtl w:val="0"/>
        </w:rPr>
        <w:t xml:space="preserve">Flavors</w:t>
      </w:r>
      <w:r w:rsidDel="00000000" w:rsidR="00000000" w:rsidRPr="00000000">
        <w:rPr>
          <w:b w:val="1"/>
          <w:sz w:val="42"/>
          <w:szCs w:val="42"/>
          <w:rtl w:val="0"/>
        </w:rPr>
        <w:t xml:space="preserve"> &amp; </w:t>
      </w:r>
      <w:r w:rsidDel="00000000" w:rsidR="00000000" w:rsidRPr="00000000">
        <w:rPr>
          <w:b w:val="1"/>
          <w:sz w:val="42"/>
          <w:szCs w:val="42"/>
          <w:rtl w:val="0"/>
        </w:rPr>
        <w:t xml:space="preserve">Config</w:t>
      </w:r>
      <w:r w:rsidDel="00000000" w:rsidR="00000000" w:rsidRPr="00000000">
        <w:rPr>
          <w:b w:val="1"/>
          <w:sz w:val="42"/>
          <w:szCs w:val="42"/>
          <w:rtl w:val="1"/>
        </w:rPr>
        <w:t xml:space="preserve">)</w:t>
      </w:r>
    </w:p>
    <w:p w:rsidR="00000000" w:rsidDel="00000000" w:rsidP="00000000" w:rsidRDefault="00000000" w:rsidRPr="00000000" w14:paraId="00000CC4">
      <w:pPr>
        <w:numPr>
          <w:ilvl w:val="0"/>
          <w:numId w:val="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Flavors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Endpoints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5">
      <w:pPr>
        <w:numPr>
          <w:ilvl w:val="0"/>
          <w:numId w:val="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أيقونة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7">
      <w:pPr>
        <w:pStyle w:val="Heading1"/>
        <w:keepNext w:val="0"/>
        <w:keepLines w:val="0"/>
        <w:bidi w:val="1"/>
        <w:spacing w:before="480" w:lineRule="auto"/>
        <w:rPr>
          <w:b w:val="1"/>
          <w:sz w:val="42"/>
          <w:szCs w:val="42"/>
        </w:rPr>
      </w:pPr>
      <w:bookmarkStart w:colFirst="0" w:colLast="0" w:name="_i8px70wtjsjg" w:id="369"/>
      <w:bookmarkEnd w:id="36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0"/>
        </w:rPr>
        <w:t xml:space="preserve">10) </w:t>
      </w:r>
      <w:r w:rsidDel="00000000" w:rsidR="00000000" w:rsidRPr="00000000">
        <w:rPr>
          <w:b w:val="1"/>
          <w:sz w:val="42"/>
          <w:szCs w:val="42"/>
          <w:rtl w:val="0"/>
        </w:rPr>
        <w:t xml:space="preserve">CI</w:t>
      </w:r>
      <w:r w:rsidDel="00000000" w:rsidR="00000000" w:rsidRPr="00000000">
        <w:rPr>
          <w:b w:val="1"/>
          <w:sz w:val="42"/>
          <w:szCs w:val="42"/>
          <w:rtl w:val="0"/>
        </w:rPr>
        <w:t xml:space="preserve">/</w:t>
      </w:r>
      <w:r w:rsidDel="00000000" w:rsidR="00000000" w:rsidRPr="00000000">
        <w:rPr>
          <w:b w:val="1"/>
          <w:sz w:val="42"/>
          <w:szCs w:val="42"/>
          <w:rtl w:val="0"/>
        </w:rPr>
        <w:t xml:space="preserve">CD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وخط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النشر</w:t>
      </w:r>
      <w:r w:rsidDel="00000000" w:rsidR="00000000" w:rsidRPr="00000000">
        <w:rPr>
          <w:b w:val="1"/>
          <w:sz w:val="42"/>
          <w:szCs w:val="42"/>
          <w:rtl w:val="1"/>
        </w:rPr>
        <w:t xml:space="preserve"> (</w:t>
      </w:r>
      <w:r w:rsidDel="00000000" w:rsidR="00000000" w:rsidRPr="00000000">
        <w:rPr>
          <w:b w:val="1"/>
          <w:sz w:val="42"/>
          <w:szCs w:val="42"/>
          <w:rtl w:val="0"/>
        </w:rPr>
        <w:t xml:space="preserve">Codemagic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مثال</w:t>
      </w:r>
      <w:r w:rsidDel="00000000" w:rsidR="00000000" w:rsidRPr="00000000">
        <w:rPr>
          <w:b w:val="1"/>
          <w:sz w:val="42"/>
          <w:szCs w:val="42"/>
          <w:rtl w:val="1"/>
        </w:rPr>
        <w:t xml:space="preserve">)</w:t>
      </w:r>
    </w:p>
    <w:p w:rsidR="00000000" w:rsidDel="00000000" w:rsidP="00000000" w:rsidRDefault="00000000" w:rsidRPr="00000000" w14:paraId="00000CC8">
      <w:pPr>
        <w:bidi w:val="1"/>
        <w:spacing w:after="240" w:before="240" w:lineRule="auto"/>
        <w:ind w:left="-708.6614173228338" w:firstLine="0"/>
        <w:rPr/>
      </w:pPr>
      <w:r w:rsidDel="00000000" w:rsidR="00000000" w:rsidRPr="00000000">
        <w:rPr>
          <w:b w:val="1"/>
          <w:rtl w:val="1"/>
        </w:rPr>
        <w:t xml:space="preserve">المراحل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Lint/Format → Unit/Widget/Golden → Integration/E2E → Build &amp; Size → Sign &amp; Upload → Release Gate.</w:t>
      </w:r>
    </w:p>
    <w:p w:rsidR="00000000" w:rsidDel="00000000" w:rsidP="00000000" w:rsidRDefault="00000000" w:rsidRPr="00000000" w14:paraId="00000CC9">
      <w:pPr>
        <w:numPr>
          <w:ilvl w:val="0"/>
          <w:numId w:val="20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بوابات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ميزانيات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A">
      <w:pPr>
        <w:numPr>
          <w:ilvl w:val="0"/>
          <w:numId w:val="20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JUnit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Coverage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Screenshots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artifacts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تدريجي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rollout</w:t>
      </w:r>
      <w:r w:rsidDel="00000000" w:rsidR="00000000" w:rsidRPr="00000000">
        <w:rPr>
          <w:rtl w:val="1"/>
        </w:rPr>
        <w:t xml:space="preserve">%).</w:t>
      </w:r>
    </w:p>
    <w:p w:rsidR="00000000" w:rsidDel="00000000" w:rsidP="00000000" w:rsidRDefault="00000000" w:rsidRPr="00000000" w14:paraId="00000CCB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C">
      <w:pPr>
        <w:pStyle w:val="Heading1"/>
        <w:keepNext w:val="0"/>
        <w:keepLines w:val="0"/>
        <w:bidi w:val="1"/>
        <w:spacing w:before="480" w:lineRule="auto"/>
        <w:rPr>
          <w:b w:val="1"/>
          <w:sz w:val="42"/>
          <w:szCs w:val="42"/>
        </w:rPr>
      </w:pPr>
      <w:bookmarkStart w:colFirst="0" w:colLast="0" w:name="_p5a4c6rig7iv" w:id="370"/>
      <w:bookmarkEnd w:id="37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1"/>
        </w:rPr>
        <w:t xml:space="preserve">11) </w:t>
      </w:r>
      <w:r w:rsidDel="00000000" w:rsidR="00000000" w:rsidRPr="00000000">
        <w:rPr>
          <w:b w:val="1"/>
          <w:sz w:val="42"/>
          <w:szCs w:val="42"/>
          <w:rtl w:val="1"/>
        </w:rPr>
        <w:t xml:space="preserve">هرم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الاختبارات</w:t>
      </w:r>
      <w:r w:rsidDel="00000000" w:rsidR="00000000" w:rsidRPr="00000000">
        <w:rPr>
          <w:b w:val="1"/>
          <w:sz w:val="42"/>
          <w:szCs w:val="42"/>
          <w:rtl w:val="1"/>
        </w:rPr>
        <w:t xml:space="preserve"> (</w:t>
      </w:r>
      <w:r w:rsidDel="00000000" w:rsidR="00000000" w:rsidRPr="00000000">
        <w:rPr>
          <w:b w:val="1"/>
          <w:sz w:val="42"/>
          <w:szCs w:val="42"/>
          <w:rtl w:val="0"/>
        </w:rPr>
        <w:t xml:space="preserve">Testing</w:t>
      </w:r>
      <w:r w:rsidDel="00000000" w:rsidR="00000000" w:rsidRPr="00000000">
        <w:rPr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42"/>
          <w:szCs w:val="42"/>
          <w:rtl w:val="0"/>
        </w:rPr>
        <w:t xml:space="preserve">Pyramid</w:t>
      </w:r>
      <w:r w:rsidDel="00000000" w:rsidR="00000000" w:rsidRPr="00000000">
        <w:rPr>
          <w:b w:val="1"/>
          <w:sz w:val="42"/>
          <w:szCs w:val="42"/>
          <w:rtl w:val="1"/>
        </w:rPr>
        <w:t xml:space="preserve">)</w:t>
      </w:r>
    </w:p>
    <w:p w:rsidR="00000000" w:rsidDel="00000000" w:rsidP="00000000" w:rsidRDefault="00000000" w:rsidRPr="00000000" w14:paraId="00000CCD">
      <w:pPr>
        <w:numPr>
          <w:ilvl w:val="0"/>
          <w:numId w:val="17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المرافق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الفالديشن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UseCases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E">
      <w:pPr>
        <w:numPr>
          <w:ilvl w:val="0"/>
          <w:numId w:val="17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Widget/Golden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F">
      <w:pPr>
        <w:numPr>
          <w:ilvl w:val="0"/>
          <w:numId w:val="17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Integration/E2E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الرحلات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r w:rsidDel="00000000" w:rsidR="00000000" w:rsidRPr="00000000">
        <w:rPr>
          <w:rtl w:val="0"/>
        </w:rPr>
        <w:t xml:space="preserve">Pay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D0">
      <w:pPr>
        <w:numPr>
          <w:ilvl w:val="0"/>
          <w:numId w:val="17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Contract tests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Network mocking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Screenshot tests</w:t>
      </w:r>
      <w:r w:rsidDel="00000000" w:rsidR="00000000" w:rsidRPr="00000000">
        <w:rPr>
          <w:rtl w:val="0"/>
        </w:rPr>
        <w:t xml:space="preserve"> (AR/EN, Light/Dark)، </w:t>
      </w:r>
      <w:r w:rsidDel="00000000" w:rsidR="00000000" w:rsidRPr="00000000">
        <w:rPr>
          <w:b w:val="1"/>
          <w:rtl w:val="0"/>
        </w:rPr>
        <w:t xml:space="preserve">A11y tests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D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Matrix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الأجهزة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الشبكات</w:t>
      </w:r>
    </w:p>
    <w:tbl>
      <w:tblPr>
        <w:tblStyle w:val="Table25"/>
        <w:bidiVisual w:val="1"/>
        <w:tblW w:w="85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20"/>
        <w:gridCol w:w="1200"/>
        <w:gridCol w:w="1605"/>
        <w:gridCol w:w="1215"/>
        <w:gridCol w:w="1260"/>
        <w:gridCol w:w="2235"/>
        <w:tblGridChange w:id="0">
          <w:tblGrid>
            <w:gridCol w:w="1020"/>
            <w:gridCol w:w="1200"/>
            <w:gridCol w:w="1605"/>
            <w:gridCol w:w="1215"/>
            <w:gridCol w:w="1260"/>
            <w:gridCol w:w="2235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D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D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versions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D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devices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D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locales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D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theme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D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network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D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D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16–18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D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small/large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D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ar/en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D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dark/light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D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3G/poor/wifi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D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Android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D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10–14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low/mid/high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ar/en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dark/light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3G/poor/wifi</w:t>
            </w:r>
          </w:p>
        </w:tc>
      </w:tr>
    </w:tbl>
    <w:p w:rsidR="00000000" w:rsidDel="00000000" w:rsidP="00000000" w:rsidRDefault="00000000" w:rsidRPr="00000000" w14:paraId="00000CE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5">
      <w:pPr>
        <w:pStyle w:val="Heading1"/>
        <w:keepNext w:val="0"/>
        <w:keepLines w:val="0"/>
        <w:bidi w:val="1"/>
        <w:spacing w:before="480" w:lineRule="auto"/>
        <w:rPr>
          <w:b w:val="1"/>
          <w:sz w:val="42"/>
          <w:szCs w:val="42"/>
        </w:rPr>
      </w:pPr>
      <w:bookmarkStart w:colFirst="0" w:colLast="0" w:name="_bmwl417lqfhp" w:id="371"/>
      <w:bookmarkEnd w:id="37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1"/>
        </w:rPr>
        <w:t xml:space="preserve">12)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المراقبة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والتشغيل</w:t>
      </w:r>
      <w:r w:rsidDel="00000000" w:rsidR="00000000" w:rsidRPr="00000000">
        <w:rPr>
          <w:b w:val="1"/>
          <w:sz w:val="42"/>
          <w:szCs w:val="42"/>
          <w:rtl w:val="1"/>
        </w:rPr>
        <w:t xml:space="preserve"> (</w:t>
      </w:r>
      <w:r w:rsidDel="00000000" w:rsidR="00000000" w:rsidRPr="00000000">
        <w:rPr>
          <w:b w:val="1"/>
          <w:sz w:val="42"/>
          <w:szCs w:val="42"/>
          <w:rtl w:val="0"/>
        </w:rPr>
        <w:t xml:space="preserve">Observability</w:t>
      </w:r>
      <w:r w:rsidDel="00000000" w:rsidR="00000000" w:rsidRPr="00000000">
        <w:rPr>
          <w:b w:val="1"/>
          <w:sz w:val="42"/>
          <w:szCs w:val="42"/>
          <w:rtl w:val="0"/>
        </w:rPr>
        <w:t xml:space="preserve"> &amp; </w:t>
      </w:r>
      <w:r w:rsidDel="00000000" w:rsidR="00000000" w:rsidRPr="00000000">
        <w:rPr>
          <w:b w:val="1"/>
          <w:sz w:val="42"/>
          <w:szCs w:val="42"/>
          <w:rtl w:val="0"/>
        </w:rPr>
        <w:t xml:space="preserve">Ops</w:t>
      </w:r>
      <w:r w:rsidDel="00000000" w:rsidR="00000000" w:rsidRPr="00000000">
        <w:rPr>
          <w:b w:val="1"/>
          <w:sz w:val="42"/>
          <w:szCs w:val="42"/>
          <w:rtl w:val="1"/>
        </w:rPr>
        <w:t xml:space="preserve">)</w:t>
      </w:r>
    </w:p>
    <w:p w:rsidR="00000000" w:rsidDel="00000000" w:rsidP="00000000" w:rsidRDefault="00000000" w:rsidRPr="00000000" w14:paraId="00000CE6">
      <w:pPr>
        <w:numPr>
          <w:ilvl w:val="0"/>
          <w:numId w:val="2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Crashlytics/Sentry + Logs + Performance + Dashboards.</w:t>
      </w:r>
    </w:p>
    <w:p w:rsidR="00000000" w:rsidDel="00000000" w:rsidP="00000000" w:rsidRDefault="00000000" w:rsidRPr="00000000" w14:paraId="00000CE7">
      <w:pPr>
        <w:numPr>
          <w:ilvl w:val="0"/>
          <w:numId w:val="2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SLO/Alerts</w:t>
      </w:r>
      <w:r w:rsidDel="00000000" w:rsidR="00000000" w:rsidRPr="00000000">
        <w:rPr>
          <w:rtl w:val="0"/>
        </w:rPr>
        <w:t xml:space="preserve">: Crash-free sessions، Start-up P95، Checkout Conversion.</w:t>
      </w:r>
    </w:p>
    <w:p w:rsidR="00000000" w:rsidDel="00000000" w:rsidP="00000000" w:rsidRDefault="00000000" w:rsidRPr="00000000" w14:paraId="00000CE8">
      <w:pPr>
        <w:numPr>
          <w:ilvl w:val="0"/>
          <w:numId w:val="2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Runbooks</w:t>
      </w:r>
      <w:r w:rsidDel="00000000" w:rsidR="00000000" w:rsidRPr="00000000">
        <w:rPr>
          <w:rtl w:val="0"/>
        </w:rPr>
        <w:t xml:space="preserve">: Incident, Rollback, Hotfix.</w:t>
      </w:r>
    </w:p>
    <w:p w:rsidR="00000000" w:rsidDel="00000000" w:rsidP="00000000" w:rsidRDefault="00000000" w:rsidRPr="00000000" w14:paraId="00000CE9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قالب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SLO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Alerting</w:t>
      </w:r>
    </w:p>
    <w:tbl>
      <w:tblPr>
        <w:tblStyle w:val="Table26"/>
        <w:bidiVisual w:val="1"/>
        <w:tblW w:w="87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5"/>
        <w:gridCol w:w="1565"/>
        <w:gridCol w:w="1010"/>
        <w:gridCol w:w="1460"/>
        <w:gridCol w:w="1400"/>
        <w:gridCol w:w="1925"/>
        <w:tblGridChange w:id="0">
          <w:tblGrid>
            <w:gridCol w:w="1385"/>
            <w:gridCol w:w="1565"/>
            <w:gridCol w:w="1010"/>
            <w:gridCol w:w="1460"/>
            <w:gridCol w:w="1400"/>
            <w:gridCol w:w="19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metric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threshold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owner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channel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auto_stop_rollout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Crash-free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&lt;98.5%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Mobile Lead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Slack/Email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5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Checkout 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7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−15% vs prev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2h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PM + Eng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Slack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B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✔</w:t>
            </w:r>
          </w:p>
        </w:tc>
      </w:tr>
    </w:tbl>
    <w:p w:rsidR="00000000" w:rsidDel="00000000" w:rsidP="00000000" w:rsidRDefault="00000000" w:rsidRPr="00000000" w14:paraId="00000CF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D">
      <w:pPr>
        <w:pStyle w:val="Heading1"/>
        <w:keepNext w:val="0"/>
        <w:keepLines w:val="0"/>
        <w:bidi w:val="1"/>
        <w:spacing w:before="480" w:lineRule="auto"/>
        <w:rPr>
          <w:b w:val="1"/>
          <w:sz w:val="42"/>
          <w:szCs w:val="42"/>
        </w:rPr>
      </w:pPr>
      <w:bookmarkStart w:colFirst="0" w:colLast="0" w:name="_pf2z5l6hrfnw" w:id="372"/>
      <w:bookmarkEnd w:id="37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1"/>
        </w:rPr>
        <w:t xml:space="preserve">13)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المتجر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والإصدار</w:t>
      </w:r>
      <w:r w:rsidDel="00000000" w:rsidR="00000000" w:rsidRPr="00000000">
        <w:rPr>
          <w:b w:val="1"/>
          <w:sz w:val="42"/>
          <w:szCs w:val="42"/>
          <w:rtl w:val="1"/>
        </w:rPr>
        <w:t xml:space="preserve"> (</w:t>
      </w:r>
      <w:r w:rsidDel="00000000" w:rsidR="00000000" w:rsidRPr="00000000">
        <w:rPr>
          <w:b w:val="1"/>
          <w:sz w:val="42"/>
          <w:szCs w:val="42"/>
          <w:rtl w:val="0"/>
        </w:rPr>
        <w:t xml:space="preserve">Store</w:t>
      </w:r>
      <w:r w:rsidDel="00000000" w:rsidR="00000000" w:rsidRPr="00000000">
        <w:rPr>
          <w:b w:val="1"/>
          <w:sz w:val="42"/>
          <w:szCs w:val="42"/>
          <w:rtl w:val="0"/>
        </w:rPr>
        <w:t xml:space="preserve"> &amp; </w:t>
      </w:r>
      <w:r w:rsidDel="00000000" w:rsidR="00000000" w:rsidRPr="00000000">
        <w:rPr>
          <w:b w:val="1"/>
          <w:sz w:val="42"/>
          <w:szCs w:val="42"/>
          <w:rtl w:val="0"/>
        </w:rPr>
        <w:t xml:space="preserve">Release</w:t>
      </w:r>
      <w:r w:rsidDel="00000000" w:rsidR="00000000" w:rsidRPr="00000000">
        <w:rPr>
          <w:b w:val="1"/>
          <w:sz w:val="42"/>
          <w:szCs w:val="42"/>
          <w:rtl w:val="1"/>
        </w:rPr>
        <w:t xml:space="preserve">)</w:t>
      </w:r>
    </w:p>
    <w:p w:rsidR="00000000" w:rsidDel="00000000" w:rsidP="00000000" w:rsidRDefault="00000000" w:rsidRPr="00000000" w14:paraId="00000CFE">
      <w:pPr>
        <w:numPr>
          <w:ilvl w:val="0"/>
          <w:numId w:val="12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المتاجر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لقطات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أيقونات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Privacy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labels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update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FF">
      <w:pPr>
        <w:numPr>
          <w:ilvl w:val="0"/>
          <w:numId w:val="12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-1/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-2)، </w:t>
      </w:r>
      <w:r w:rsidDel="00000000" w:rsidR="00000000" w:rsidRPr="00000000">
        <w:rPr>
          <w:rtl w:val="1"/>
        </w:rPr>
        <w:t xml:space="preserve">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المراجعات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التدريجي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0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1">
      <w:pPr>
        <w:pStyle w:val="Heading1"/>
        <w:keepNext w:val="0"/>
        <w:keepLines w:val="0"/>
        <w:bidi w:val="1"/>
        <w:spacing w:before="480" w:lineRule="auto"/>
        <w:rPr>
          <w:b w:val="1"/>
          <w:sz w:val="42"/>
          <w:szCs w:val="42"/>
        </w:rPr>
      </w:pPr>
      <w:bookmarkStart w:colFirst="0" w:colLast="0" w:name="_6g9cl5kollyi" w:id="373"/>
      <w:bookmarkEnd w:id="37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1"/>
        </w:rPr>
        <w:t xml:space="preserve">14) </w:t>
      </w:r>
      <w:r w:rsidDel="00000000" w:rsidR="00000000" w:rsidRPr="00000000">
        <w:rPr>
          <w:b w:val="1"/>
          <w:sz w:val="42"/>
          <w:szCs w:val="42"/>
          <w:rtl w:val="1"/>
        </w:rPr>
        <w:t xml:space="preserve">قوالب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جاهزة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للاستخدام</w:t>
      </w:r>
    </w:p>
    <w:p w:rsidR="00000000" w:rsidDel="00000000" w:rsidP="00000000" w:rsidRDefault="00000000" w:rsidRPr="00000000" w14:paraId="00000D0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yb3e1qf3rjyu" w:id="374"/>
      <w:bookmarkEnd w:id="37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14.1 </w:t>
      </w:r>
      <w:r w:rsidDel="00000000" w:rsidR="00000000" w:rsidRPr="00000000">
        <w:rPr>
          <w:b w:val="1"/>
          <w:sz w:val="34"/>
          <w:szCs w:val="34"/>
          <w:rtl w:val="1"/>
        </w:rPr>
        <w:t xml:space="preserve">بنية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مجلدات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مثال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D03">
      <w:pPr>
        <w:ind w:left="566.9291338582677" w:firstLine="0"/>
        <w:rPr/>
      </w:pPr>
      <w:r w:rsidDel="00000000" w:rsidR="00000000" w:rsidRPr="00000000">
        <w:rPr>
          <w:rtl w:val="0"/>
        </w:rPr>
        <w:t xml:space="preserve">lib/</w:t>
      </w:r>
    </w:p>
    <w:p w:rsidR="00000000" w:rsidDel="00000000" w:rsidP="00000000" w:rsidRDefault="00000000" w:rsidRPr="00000000" w14:paraId="00000D04">
      <w:pPr>
        <w:ind w:left="566.9291338582677" w:firstLine="0"/>
        <w:rPr/>
      </w:pPr>
      <w:r w:rsidDel="00000000" w:rsidR="00000000" w:rsidRPr="00000000">
        <w:rPr>
          <w:rtl w:val="0"/>
        </w:rPr>
        <w:t xml:space="preserve">core/</w:t>
      </w:r>
    </w:p>
    <w:p w:rsidR="00000000" w:rsidDel="00000000" w:rsidP="00000000" w:rsidRDefault="00000000" w:rsidRPr="00000000" w14:paraId="00000D05">
      <w:pPr>
        <w:ind w:left="566.9291338582677" w:firstLine="0"/>
        <w:rPr/>
      </w:pPr>
      <w:r w:rsidDel="00000000" w:rsidR="00000000" w:rsidRPr="00000000">
        <w:rPr>
          <w:rtl w:val="0"/>
        </w:rPr>
        <w:t xml:space="preserve">config/ (env, flavors)</w:t>
      </w:r>
    </w:p>
    <w:p w:rsidR="00000000" w:rsidDel="00000000" w:rsidP="00000000" w:rsidRDefault="00000000" w:rsidRPr="00000000" w14:paraId="00000D06">
      <w:pPr>
        <w:ind w:left="566.9291338582677" w:firstLine="0"/>
        <w:rPr/>
      </w:pPr>
      <w:r w:rsidDel="00000000" w:rsidR="00000000" w:rsidRPr="00000000">
        <w:rPr>
          <w:rtl w:val="0"/>
        </w:rPr>
        <w:t xml:space="preserve">errors/</w:t>
      </w:r>
    </w:p>
    <w:p w:rsidR="00000000" w:rsidDel="00000000" w:rsidP="00000000" w:rsidRDefault="00000000" w:rsidRPr="00000000" w14:paraId="00000D07">
      <w:pPr>
        <w:ind w:left="566.9291338582677" w:firstLine="0"/>
        <w:rPr/>
      </w:pPr>
      <w:r w:rsidDel="00000000" w:rsidR="00000000" w:rsidRPr="00000000">
        <w:rPr>
          <w:rtl w:val="0"/>
        </w:rPr>
        <w:t xml:space="preserve">network/ (dio, interceptors)</w:t>
      </w:r>
    </w:p>
    <w:p w:rsidR="00000000" w:rsidDel="00000000" w:rsidP="00000000" w:rsidRDefault="00000000" w:rsidRPr="00000000" w14:paraId="00000D08">
      <w:pPr>
        <w:ind w:left="566.9291338582677" w:firstLine="0"/>
        <w:rPr/>
      </w:pPr>
      <w:r w:rsidDel="00000000" w:rsidR="00000000" w:rsidRPr="00000000">
        <w:rPr>
          <w:rtl w:val="0"/>
        </w:rPr>
        <w:t xml:space="preserve">di/</w:t>
      </w:r>
    </w:p>
    <w:p w:rsidR="00000000" w:rsidDel="00000000" w:rsidP="00000000" w:rsidRDefault="00000000" w:rsidRPr="00000000" w14:paraId="00000D09">
      <w:pPr>
        <w:ind w:left="566.9291338582677" w:firstLine="0"/>
        <w:rPr/>
      </w:pPr>
      <w:r w:rsidDel="00000000" w:rsidR="00000000" w:rsidRPr="00000000">
        <w:rPr>
          <w:rtl w:val="0"/>
        </w:rPr>
        <w:t xml:space="preserve">theme/</w:t>
      </w:r>
    </w:p>
    <w:p w:rsidR="00000000" w:rsidDel="00000000" w:rsidP="00000000" w:rsidRDefault="00000000" w:rsidRPr="00000000" w14:paraId="00000D0A">
      <w:pPr>
        <w:ind w:left="566.9291338582677" w:firstLine="0"/>
        <w:rPr/>
      </w:pPr>
      <w:r w:rsidDel="00000000" w:rsidR="00000000" w:rsidRPr="00000000">
        <w:rPr>
          <w:rtl w:val="0"/>
        </w:rPr>
        <w:t xml:space="preserve">l10n/</w:t>
      </w:r>
    </w:p>
    <w:p w:rsidR="00000000" w:rsidDel="00000000" w:rsidP="00000000" w:rsidRDefault="00000000" w:rsidRPr="00000000" w14:paraId="00000D0B">
      <w:pPr>
        <w:ind w:left="566.9291338582677" w:firstLine="0"/>
        <w:rPr/>
      </w:pPr>
      <w:r w:rsidDel="00000000" w:rsidR="00000000" w:rsidRPr="00000000">
        <w:rPr>
          <w:rtl w:val="0"/>
        </w:rPr>
        <w:t xml:space="preserve">analytics/</w:t>
      </w:r>
    </w:p>
    <w:p w:rsidR="00000000" w:rsidDel="00000000" w:rsidP="00000000" w:rsidRDefault="00000000" w:rsidRPr="00000000" w14:paraId="00000D0C">
      <w:pPr>
        <w:ind w:left="566.9291338582677" w:firstLine="0"/>
        <w:rPr/>
      </w:pPr>
      <w:r w:rsidDel="00000000" w:rsidR="00000000" w:rsidRPr="00000000">
        <w:rPr>
          <w:rtl w:val="0"/>
        </w:rPr>
        <w:t xml:space="preserve">features/</w:t>
      </w:r>
    </w:p>
    <w:p w:rsidR="00000000" w:rsidDel="00000000" w:rsidP="00000000" w:rsidRDefault="00000000" w:rsidRPr="00000000" w14:paraId="00000D0D">
      <w:pPr>
        <w:ind w:left="566.9291338582677" w:firstLine="0"/>
        <w:rPr/>
      </w:pPr>
      <w:r w:rsidDel="00000000" w:rsidR="00000000" w:rsidRPr="00000000">
        <w:rPr>
          <w:rtl w:val="0"/>
        </w:rPr>
        <w:t xml:space="preserve">catalog/</w:t>
      </w:r>
    </w:p>
    <w:p w:rsidR="00000000" w:rsidDel="00000000" w:rsidP="00000000" w:rsidRDefault="00000000" w:rsidRPr="00000000" w14:paraId="00000D0E">
      <w:pPr>
        <w:ind w:left="566.9291338582677" w:firstLine="0"/>
        <w:rPr/>
      </w:pPr>
      <w:r w:rsidDel="00000000" w:rsidR="00000000" w:rsidRPr="00000000">
        <w:rPr>
          <w:rtl w:val="0"/>
        </w:rPr>
        <w:t xml:space="preserve">presentation/</w:t>
      </w:r>
    </w:p>
    <w:p w:rsidR="00000000" w:rsidDel="00000000" w:rsidP="00000000" w:rsidRDefault="00000000" w:rsidRPr="00000000" w14:paraId="00000D0F">
      <w:pPr>
        <w:ind w:left="566.9291338582677" w:firstLine="0"/>
        <w:rPr/>
      </w:pPr>
      <w:r w:rsidDel="00000000" w:rsidR="00000000" w:rsidRPr="00000000">
        <w:rPr>
          <w:rtl w:val="0"/>
        </w:rPr>
        <w:t xml:space="preserve">domain/</w:t>
      </w:r>
    </w:p>
    <w:p w:rsidR="00000000" w:rsidDel="00000000" w:rsidP="00000000" w:rsidRDefault="00000000" w:rsidRPr="00000000" w14:paraId="00000D10">
      <w:pPr>
        <w:ind w:left="566.9291338582677" w:firstLine="0"/>
        <w:rPr/>
      </w:pPr>
      <w:r w:rsidDel="00000000" w:rsidR="00000000" w:rsidRPr="00000000">
        <w:rPr>
          <w:rtl w:val="0"/>
        </w:rPr>
        <w:t xml:space="preserve">data/</w:t>
      </w:r>
    </w:p>
    <w:p w:rsidR="00000000" w:rsidDel="00000000" w:rsidP="00000000" w:rsidRDefault="00000000" w:rsidRPr="00000000" w14:paraId="00000D11">
      <w:pPr>
        <w:ind w:left="566.9291338582677" w:firstLine="0"/>
        <w:rPr/>
      </w:pPr>
      <w:r w:rsidDel="00000000" w:rsidR="00000000" w:rsidRPr="00000000">
        <w:rPr>
          <w:rtl w:val="0"/>
        </w:rPr>
        <w:t xml:space="preserve">product/</w:t>
      </w:r>
    </w:p>
    <w:p w:rsidR="00000000" w:rsidDel="00000000" w:rsidP="00000000" w:rsidRDefault="00000000" w:rsidRPr="00000000" w14:paraId="00000D12">
      <w:pPr>
        <w:ind w:left="566.9291338582677" w:firstLine="0"/>
        <w:rPr/>
      </w:pPr>
      <w:r w:rsidDel="00000000" w:rsidR="00000000" w:rsidRPr="00000000">
        <w:rPr>
          <w:rtl w:val="0"/>
        </w:rPr>
        <w:t xml:space="preserve">cart/</w:t>
      </w:r>
    </w:p>
    <w:p w:rsidR="00000000" w:rsidDel="00000000" w:rsidP="00000000" w:rsidRDefault="00000000" w:rsidRPr="00000000" w14:paraId="00000D13">
      <w:pPr>
        <w:ind w:left="566.9291338582677" w:firstLine="0"/>
        <w:rPr/>
      </w:pPr>
      <w:r w:rsidDel="00000000" w:rsidR="00000000" w:rsidRPr="00000000">
        <w:rPr>
          <w:rtl w:val="0"/>
        </w:rPr>
        <w:t xml:space="preserve">checkout/</w:t>
      </w:r>
    </w:p>
    <w:p w:rsidR="00000000" w:rsidDel="00000000" w:rsidP="00000000" w:rsidRDefault="00000000" w:rsidRPr="00000000" w14:paraId="00000D14">
      <w:pPr>
        <w:ind w:left="566.9291338582677" w:firstLine="0"/>
        <w:rPr/>
      </w:pPr>
      <w:r w:rsidDel="00000000" w:rsidR="00000000" w:rsidRPr="00000000">
        <w:rPr>
          <w:rtl w:val="0"/>
        </w:rPr>
        <w:t xml:space="preserve">orders/</w:t>
      </w:r>
    </w:p>
    <w:p w:rsidR="00000000" w:rsidDel="00000000" w:rsidP="00000000" w:rsidRDefault="00000000" w:rsidRPr="00000000" w14:paraId="00000D15">
      <w:pPr>
        <w:ind w:left="566.9291338582677" w:firstLine="0"/>
        <w:rPr/>
      </w:pPr>
      <w:r w:rsidDel="00000000" w:rsidR="00000000" w:rsidRPr="00000000">
        <w:rPr>
          <w:rtl w:val="0"/>
        </w:rPr>
        <w:t xml:space="preserve">account/</w:t>
      </w:r>
    </w:p>
    <w:p w:rsidR="00000000" w:rsidDel="00000000" w:rsidP="00000000" w:rsidRDefault="00000000" w:rsidRPr="00000000" w14:paraId="00000D16">
      <w:pPr>
        <w:ind w:left="566.9291338582677" w:firstLine="0"/>
        <w:rPr/>
      </w:pPr>
      <w:r w:rsidDel="00000000" w:rsidR="00000000" w:rsidRPr="00000000">
        <w:rPr>
          <w:rtl w:val="0"/>
        </w:rPr>
        <w:t xml:space="preserve">app.dart</w:t>
      </w:r>
    </w:p>
    <w:p w:rsidR="00000000" w:rsidDel="00000000" w:rsidP="00000000" w:rsidRDefault="00000000" w:rsidRPr="00000000" w14:paraId="00000D17">
      <w:pPr>
        <w:ind w:left="566.9291338582677" w:firstLine="0"/>
        <w:rPr/>
      </w:pPr>
      <w:r w:rsidDel="00000000" w:rsidR="00000000" w:rsidRPr="00000000">
        <w:rPr>
          <w:rtl w:val="0"/>
        </w:rPr>
        <w:t xml:space="preserve">main_dev.dart</w:t>
      </w:r>
    </w:p>
    <w:p w:rsidR="00000000" w:rsidDel="00000000" w:rsidP="00000000" w:rsidRDefault="00000000" w:rsidRPr="00000000" w14:paraId="00000D18">
      <w:pPr>
        <w:ind w:left="566.9291338582677" w:firstLine="0"/>
        <w:rPr/>
      </w:pPr>
      <w:r w:rsidDel="00000000" w:rsidR="00000000" w:rsidRPr="00000000">
        <w:rPr>
          <w:rtl w:val="0"/>
        </w:rPr>
        <w:t xml:space="preserve">main_staging.dart</w:t>
      </w:r>
    </w:p>
    <w:p w:rsidR="00000000" w:rsidDel="00000000" w:rsidP="00000000" w:rsidRDefault="00000000" w:rsidRPr="00000000" w14:paraId="00000D19">
      <w:pPr>
        <w:ind w:left="566.9291338582677" w:firstLine="0"/>
        <w:rPr/>
      </w:pPr>
      <w:r w:rsidDel="00000000" w:rsidR="00000000" w:rsidRPr="00000000">
        <w:rPr>
          <w:rtl w:val="0"/>
        </w:rPr>
        <w:t xml:space="preserve">main_prod.dart</w:t>
      </w:r>
    </w:p>
    <w:p w:rsidR="00000000" w:rsidDel="00000000" w:rsidP="00000000" w:rsidRDefault="00000000" w:rsidRPr="00000000" w14:paraId="00000D1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yhxhblrmtnk9" w:id="375"/>
      <w:bookmarkEnd w:id="37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14.2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قالب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README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داخلي</w:t>
      </w:r>
    </w:p>
    <w:p w:rsidR="00000000" w:rsidDel="00000000" w:rsidP="00000000" w:rsidRDefault="00000000" w:rsidRPr="00000000" w14:paraId="00000D1B">
      <w:pPr>
        <w:numPr>
          <w:ilvl w:val="0"/>
          <w:numId w:val="29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نظرة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عامة</w:t>
      </w:r>
    </w:p>
    <w:p w:rsidR="00000000" w:rsidDel="00000000" w:rsidP="00000000" w:rsidRDefault="00000000" w:rsidRPr="00000000" w14:paraId="00000D1C">
      <w:pPr>
        <w:numPr>
          <w:ilvl w:val="0"/>
          <w:numId w:val="29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flavors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keys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D1D">
      <w:pPr>
        <w:numPr>
          <w:ilvl w:val="0"/>
          <w:numId w:val="29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</w:p>
    <w:p w:rsidR="00000000" w:rsidDel="00000000" w:rsidP="00000000" w:rsidRDefault="00000000" w:rsidRPr="00000000" w14:paraId="00000D1E">
      <w:pPr>
        <w:numPr>
          <w:ilvl w:val="0"/>
          <w:numId w:val="29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format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D1F">
      <w:pPr>
        <w:numPr>
          <w:ilvl w:val="0"/>
          <w:numId w:val="29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كيفية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skeleton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D20">
      <w:pPr>
        <w:numPr>
          <w:ilvl w:val="0"/>
          <w:numId w:val="29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لوحات</w:t>
      </w:r>
    </w:p>
    <w:p w:rsidR="00000000" w:rsidDel="00000000" w:rsidP="00000000" w:rsidRDefault="00000000" w:rsidRPr="00000000" w14:paraId="00000D2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2">
      <w:pPr>
        <w:pStyle w:val="Heading1"/>
        <w:keepNext w:val="0"/>
        <w:keepLines w:val="0"/>
        <w:bidi w:val="1"/>
        <w:spacing w:before="480" w:lineRule="auto"/>
        <w:rPr>
          <w:b w:val="1"/>
          <w:sz w:val="42"/>
          <w:szCs w:val="42"/>
        </w:rPr>
      </w:pPr>
      <w:bookmarkStart w:colFirst="0" w:colLast="0" w:name="_np2r324gi5tj" w:id="376"/>
      <w:bookmarkEnd w:id="37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1"/>
        </w:rPr>
        <w:t xml:space="preserve">15) </w:t>
      </w:r>
      <w:r w:rsidDel="00000000" w:rsidR="00000000" w:rsidRPr="00000000">
        <w:rPr>
          <w:b w:val="1"/>
          <w:sz w:val="42"/>
          <w:szCs w:val="42"/>
          <w:rtl w:val="1"/>
        </w:rPr>
        <w:t xml:space="preserve">مسار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التنفيذ</w:t>
      </w:r>
      <w:r w:rsidDel="00000000" w:rsidR="00000000" w:rsidRPr="00000000">
        <w:rPr>
          <w:b w:val="1"/>
          <w:sz w:val="42"/>
          <w:szCs w:val="42"/>
          <w:rtl w:val="1"/>
        </w:rPr>
        <w:t xml:space="preserve"> (</w:t>
      </w:r>
      <w:r w:rsidDel="00000000" w:rsidR="00000000" w:rsidRPr="00000000">
        <w:rPr>
          <w:b w:val="1"/>
          <w:sz w:val="42"/>
          <w:szCs w:val="42"/>
          <w:rtl w:val="0"/>
        </w:rPr>
        <w:t xml:space="preserve">Roadmap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مختصر</w:t>
      </w:r>
      <w:r w:rsidDel="00000000" w:rsidR="00000000" w:rsidRPr="00000000">
        <w:rPr>
          <w:b w:val="1"/>
          <w:sz w:val="42"/>
          <w:szCs w:val="42"/>
          <w:rtl w:val="1"/>
        </w:rPr>
        <w:t xml:space="preserve">)</w:t>
      </w:r>
    </w:p>
    <w:p w:rsidR="00000000" w:rsidDel="00000000" w:rsidP="00000000" w:rsidRDefault="00000000" w:rsidRPr="00000000" w14:paraId="00000D23">
      <w:pPr>
        <w:numPr>
          <w:ilvl w:val="0"/>
          <w:numId w:val="283"/>
        </w:numPr>
        <w:spacing w:after="0" w:afterAutospacing="0" w:before="240" w:lineRule="auto"/>
        <w:ind w:left="708.6614173228347" w:right="-1174.7244094488178" w:hanging="360.00000000000006"/>
      </w:pPr>
      <w:r w:rsidDel="00000000" w:rsidR="00000000" w:rsidRPr="00000000">
        <w:rPr>
          <w:rtl w:val="0"/>
        </w:rPr>
        <w:t xml:space="preserve">Foundation: Network/DI/Flavors/Theme/L10n/Error+Cache policies.</w:t>
      </w:r>
    </w:p>
    <w:p w:rsidR="00000000" w:rsidDel="00000000" w:rsidP="00000000" w:rsidRDefault="00000000" w:rsidRPr="00000000" w14:paraId="00000D24">
      <w:pPr>
        <w:numPr>
          <w:ilvl w:val="0"/>
          <w:numId w:val="283"/>
        </w:numPr>
        <w:spacing w:after="0" w:afterAutospacing="0" w:before="0" w:beforeAutospacing="0" w:lineRule="auto"/>
        <w:ind w:left="708.6614173228347" w:right="-1174.7244094488178" w:hanging="360.00000000000006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Flows: PLP → PDP → Cart → Checkout → Orders → RMA/Wallet.</w:t>
      </w:r>
    </w:p>
    <w:p w:rsidR="00000000" w:rsidDel="00000000" w:rsidP="00000000" w:rsidRDefault="00000000" w:rsidRPr="00000000" w14:paraId="00000D25">
      <w:pPr>
        <w:numPr>
          <w:ilvl w:val="0"/>
          <w:numId w:val="283"/>
        </w:numPr>
        <w:spacing w:after="0" w:afterAutospacing="0" w:before="0" w:beforeAutospacing="0" w:lineRule="auto"/>
        <w:ind w:left="708.6614173228347" w:right="-1174.7244094488178" w:hanging="360.00000000000006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3P: Firebase (Core+Analytics+Crash+Perf+RC+FCM) → Attribution → Payments → Maps/Media.</w:t>
      </w:r>
    </w:p>
    <w:p w:rsidR="00000000" w:rsidDel="00000000" w:rsidP="00000000" w:rsidRDefault="00000000" w:rsidRPr="00000000" w14:paraId="00000D26">
      <w:pPr>
        <w:numPr>
          <w:ilvl w:val="0"/>
          <w:numId w:val="283"/>
        </w:numPr>
        <w:spacing w:after="0" w:afterAutospacing="0" w:before="0" w:beforeAutospacing="0" w:lineRule="auto"/>
        <w:ind w:left="708.6614173228347" w:right="-1174.7244094488178" w:hanging="360.00000000000006"/>
      </w:pPr>
      <w:r w:rsidDel="00000000" w:rsidR="00000000" w:rsidRPr="00000000">
        <w:rPr>
          <w:rtl w:val="0"/>
        </w:rPr>
        <w:t xml:space="preserve">Hardening: Performance, A11y, Security, Tests, SLO/Alerts.</w:t>
      </w:r>
    </w:p>
    <w:p w:rsidR="00000000" w:rsidDel="00000000" w:rsidP="00000000" w:rsidRDefault="00000000" w:rsidRPr="00000000" w14:paraId="00000D27">
      <w:pPr>
        <w:numPr>
          <w:ilvl w:val="0"/>
          <w:numId w:val="283"/>
        </w:numPr>
        <w:spacing w:after="240" w:before="0" w:beforeAutospacing="0" w:lineRule="auto"/>
        <w:ind w:left="708.6614173228347" w:right="-1174.7244094488178" w:hanging="360.00000000000006"/>
      </w:pPr>
      <w:r w:rsidDel="00000000" w:rsidR="00000000" w:rsidRPr="00000000">
        <w:rPr>
          <w:rtl w:val="0"/>
        </w:rPr>
        <w:t xml:space="preserve">Launch: Store assets, Beta, Rollout, Support.</w:t>
      </w:r>
    </w:p>
    <w:p w:rsidR="00000000" w:rsidDel="00000000" w:rsidP="00000000" w:rsidRDefault="00000000" w:rsidRPr="00000000" w14:paraId="00000D28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Playbook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البدء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بجدول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المدخلات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المخرجات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أخطاء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متوقعة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أحداث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تحليلية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حالات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اختبار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ميزانيات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الأداء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A">
      <w:pPr>
        <w:pStyle w:val="Heading1"/>
        <w:keepNext w:val="0"/>
        <w:keepLines w:val="0"/>
        <w:bidi w:val="1"/>
        <w:spacing w:before="480" w:lineRule="auto"/>
        <w:rPr>
          <w:b w:val="1"/>
          <w:sz w:val="42"/>
          <w:szCs w:val="42"/>
        </w:rPr>
      </w:pPr>
      <w:bookmarkStart w:colFirst="0" w:colLast="0" w:name="_5xxmbdm6xphv" w:id="377"/>
      <w:bookmarkEnd w:id="37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1"/>
        </w:rPr>
        <w:t xml:space="preserve">16) </w:t>
      </w:r>
      <w:r w:rsidDel="00000000" w:rsidR="00000000" w:rsidRPr="00000000">
        <w:rPr>
          <w:b w:val="1"/>
          <w:sz w:val="42"/>
          <w:szCs w:val="42"/>
          <w:rtl w:val="1"/>
        </w:rPr>
        <w:t xml:space="preserve">قائمة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تحقق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نهائية</w:t>
      </w:r>
      <w:r w:rsidDel="00000000" w:rsidR="00000000" w:rsidRPr="00000000">
        <w:rPr>
          <w:b w:val="1"/>
          <w:sz w:val="42"/>
          <w:szCs w:val="42"/>
          <w:rtl w:val="1"/>
        </w:rPr>
        <w:t xml:space="preserve"> (</w:t>
      </w:r>
      <w:r w:rsidDel="00000000" w:rsidR="00000000" w:rsidRPr="00000000">
        <w:rPr>
          <w:b w:val="1"/>
          <w:sz w:val="42"/>
          <w:szCs w:val="42"/>
          <w:rtl w:val="0"/>
        </w:rPr>
        <w:t xml:space="preserve">Definition</w:t>
      </w:r>
      <w:r w:rsidDel="00000000" w:rsidR="00000000" w:rsidRPr="00000000">
        <w:rPr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42"/>
          <w:szCs w:val="42"/>
          <w:rtl w:val="0"/>
        </w:rPr>
        <w:t xml:space="preserve">of</w:t>
      </w:r>
      <w:r w:rsidDel="00000000" w:rsidR="00000000" w:rsidRPr="00000000">
        <w:rPr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42"/>
          <w:szCs w:val="42"/>
          <w:rtl w:val="0"/>
        </w:rPr>
        <w:t xml:space="preserve">Done</w:t>
      </w:r>
      <w:r w:rsidDel="00000000" w:rsidR="00000000" w:rsidRPr="00000000">
        <w:rPr>
          <w:b w:val="1"/>
          <w:sz w:val="42"/>
          <w:szCs w:val="42"/>
          <w:rtl w:val="1"/>
        </w:rPr>
        <w:t xml:space="preserve">)</w:t>
      </w:r>
    </w:p>
    <w:p w:rsidR="00000000" w:rsidDel="00000000" w:rsidP="00000000" w:rsidRDefault="00000000" w:rsidRPr="00000000" w14:paraId="00000D2B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1"/>
        </w:rPr>
        <w:t xml:space="preserve">الغرض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تليها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Foundation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Flows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3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Hardening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Launch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2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cet30ew6972y" w:id="378"/>
      <w:bookmarkEnd w:id="37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- </w:t>
      </w:r>
      <w:r w:rsidDel="00000000" w:rsidR="00000000" w:rsidRPr="00000000">
        <w:rPr>
          <w:b w:val="1"/>
          <w:sz w:val="34"/>
          <w:szCs w:val="34"/>
          <w:rtl w:val="1"/>
        </w:rPr>
        <w:t xml:space="preserve">بوابات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العامة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Gates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D2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qfpdrrzphgw" w:id="379"/>
      <w:bookmarkEnd w:id="37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- </w:t>
      </w:r>
      <w:r w:rsidDel="00000000" w:rsidR="00000000" w:rsidRPr="00000000">
        <w:rPr>
          <w:b w:val="1"/>
          <w:sz w:val="34"/>
          <w:szCs w:val="34"/>
          <w:rtl w:val="1"/>
        </w:rPr>
        <w:t xml:space="preserve">أدلة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الإثبات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المطلوب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إرفاقها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D2E">
      <w:pPr>
        <w:numPr>
          <w:ilvl w:val="0"/>
          <w:numId w:val="32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تقارير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اختبار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JUnit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لقطات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Golden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Screenshot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F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لوحات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قياس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DebugView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التجريبية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30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سجلات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فيديو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31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نتائج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أداء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Export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50/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32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أمن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خصوصية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لقطات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repo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ATT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Permissions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33">
      <w:pPr>
        <w:numPr>
          <w:ilvl w:val="0"/>
          <w:numId w:val="32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جاهزية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المتجر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TestFlight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Play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Internal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3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rtf1yapjct31" w:id="380"/>
      <w:bookmarkEnd w:id="38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0"/>
        </w:rPr>
        <w:t xml:space="preserve">15.3 </w:t>
      </w:r>
      <w:r w:rsidDel="00000000" w:rsidR="00000000" w:rsidRPr="00000000">
        <w:rPr>
          <w:b w:val="1"/>
          <w:sz w:val="34"/>
          <w:szCs w:val="34"/>
          <w:rtl w:val="0"/>
        </w:rPr>
        <w:t xml:space="preserve">DoD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تفصيلي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لكل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وحدة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رئيسية</w:t>
      </w:r>
    </w:p>
    <w:p w:rsidR="00000000" w:rsidDel="00000000" w:rsidP="00000000" w:rsidRDefault="00000000" w:rsidRPr="00000000" w14:paraId="00000D35">
      <w:pPr>
        <w:pStyle w:val="Heading3"/>
        <w:keepNext w:val="0"/>
        <w:keepLines w:val="0"/>
        <w:bidi w:val="1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thotvaf7pl4x" w:id="381"/>
      <w:bookmarkEnd w:id="38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الشبكات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التهيئة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Networking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Config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36">
      <w:pPr>
        <w:pStyle w:val="Heading3"/>
        <w:keepNext w:val="0"/>
        <w:keepLines w:val="0"/>
        <w:bidi w:val="1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h5jc8fs305c" w:id="382"/>
      <w:bookmarkEnd w:id="38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الهوية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والجلسة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Auth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Session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37">
      <w:pPr>
        <w:pStyle w:val="Heading3"/>
        <w:keepNext w:val="0"/>
        <w:keepLines w:val="0"/>
        <w:bidi w:val="1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po71kg3binor" w:id="383"/>
      <w:bookmarkEnd w:id="38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الكتالوج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PLP</w:t>
      </w:r>
    </w:p>
    <w:p w:rsidR="00000000" w:rsidDel="00000000" w:rsidP="00000000" w:rsidRDefault="00000000" w:rsidRPr="00000000" w14:paraId="00000D38">
      <w:pPr>
        <w:pStyle w:val="Heading3"/>
        <w:keepNext w:val="0"/>
        <w:keepLines w:val="0"/>
        <w:bidi w:val="1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1r9ckvk8r1cx" w:id="384"/>
      <w:bookmarkEnd w:id="38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صفحة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المنتج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الوسائط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PDP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Media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39">
      <w:pPr>
        <w:pStyle w:val="Heading3"/>
        <w:keepNext w:val="0"/>
        <w:keepLines w:val="0"/>
        <w:bidi w:val="1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18fd2e4glbjb" w:id="385"/>
      <w:bookmarkEnd w:id="38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السلة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الكوبونات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Coupons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3A">
      <w:pPr>
        <w:pStyle w:val="Heading3"/>
        <w:keepNext w:val="0"/>
        <w:keepLines w:val="0"/>
        <w:bidi w:val="1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c8a9i1xxzc3" w:id="386"/>
      <w:bookmarkEnd w:id="38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الدفع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Checkout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Payments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3B">
      <w:pPr>
        <w:pStyle w:val="Heading3"/>
        <w:keepNext w:val="0"/>
        <w:keepLines w:val="0"/>
        <w:bidi w:val="1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b627di9at5l5" w:id="387"/>
      <w:bookmarkEnd w:id="38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الطلبات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المرتجعات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المحفظة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Orders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RMA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Wallet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3C">
      <w:pPr>
        <w:pStyle w:val="Heading3"/>
        <w:keepNext w:val="0"/>
        <w:keepLines w:val="0"/>
        <w:bidi w:val="1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v8yfnppxml5e" w:id="388"/>
      <w:bookmarkEnd w:id="38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الإشعارات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والروابط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العميقة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Push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Deep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Links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3D">
      <w:pPr>
        <w:pStyle w:val="Heading3"/>
        <w:keepNext w:val="0"/>
        <w:keepLines w:val="0"/>
        <w:bidi w:val="1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s44elfrw2bhp" w:id="389"/>
      <w:bookmarkEnd w:id="38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التحليلات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والتجارب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Analytics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3E">
      <w:pPr>
        <w:pStyle w:val="Heading3"/>
        <w:keepNext w:val="0"/>
        <w:keepLines w:val="0"/>
        <w:bidi w:val="1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2xkyusxrz5lm" w:id="390"/>
      <w:bookmarkEnd w:id="39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الأداء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والذاكرة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Performance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Memory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3F">
      <w:pPr>
        <w:pStyle w:val="Heading3"/>
        <w:keepNext w:val="0"/>
        <w:keepLines w:val="0"/>
        <w:bidi w:val="1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24ipeidhbeji" w:id="391"/>
      <w:bookmarkEnd w:id="39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الوصولية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والتعريب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18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40">
      <w:pPr>
        <w:pStyle w:val="Heading3"/>
        <w:keepNext w:val="0"/>
        <w:keepLines w:val="0"/>
        <w:bidi w:val="1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xu0jo61hstr7" w:id="392"/>
      <w:bookmarkEnd w:id="39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الأمان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والخصوصية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Security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Privacy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41">
      <w:pPr>
        <w:pStyle w:val="Heading3"/>
        <w:keepNext w:val="0"/>
        <w:keepLines w:val="0"/>
        <w:bidi w:val="1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omofufpx816a" w:id="393"/>
      <w:bookmarkEnd w:id="39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CI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CD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والإصدار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CI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Release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brjv48cvme9t" w:id="394"/>
      <w:bookmarkEnd w:id="39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15.4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قالب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توقيع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الاعتماد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Sign</w:t>
      </w:r>
      <w:r w:rsidDel="00000000" w:rsidR="00000000" w:rsidRPr="00000000">
        <w:rPr>
          <w:b w:val="1"/>
          <w:sz w:val="34"/>
          <w:szCs w:val="34"/>
          <w:rtl w:val="0"/>
        </w:rPr>
        <w:t xml:space="preserve">‑</w:t>
      </w:r>
      <w:r w:rsidDel="00000000" w:rsidR="00000000" w:rsidRPr="00000000">
        <w:rPr>
          <w:b w:val="1"/>
          <w:sz w:val="34"/>
          <w:szCs w:val="34"/>
          <w:rtl w:val="0"/>
        </w:rPr>
        <w:t xml:space="preserve">off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Template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tbl>
      <w:tblPr>
        <w:tblStyle w:val="Table27"/>
        <w:bidiVisual w:val="1"/>
        <w:tblW w:w="10425.0" w:type="dxa"/>
        <w:jc w:val="left"/>
        <w:tblInd w:w="-9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45"/>
        <w:gridCol w:w="1485"/>
        <w:gridCol w:w="885"/>
        <w:gridCol w:w="1500"/>
        <w:gridCol w:w="2040"/>
        <w:gridCol w:w="2070"/>
        <w:tblGridChange w:id="0">
          <w:tblGrid>
            <w:gridCol w:w="2445"/>
            <w:gridCol w:w="1485"/>
            <w:gridCol w:w="885"/>
            <w:gridCol w:w="1500"/>
            <w:gridCol w:w="2040"/>
            <w:gridCol w:w="207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46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البند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47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المالك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48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الدور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49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القرار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4A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التاريخ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4B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ملاحظات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4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DoD</w:t>
            </w:r>
            <w:r w:rsidDel="00000000" w:rsidR="00000000" w:rsidRPr="00000000">
              <w:rPr>
                <w:rtl w:val="1"/>
              </w:rPr>
              <w:t xml:space="preserve"> – </w:t>
            </w:r>
            <w:r w:rsidDel="00000000" w:rsidR="00000000" w:rsidRPr="00000000">
              <w:rPr>
                <w:rtl w:val="1"/>
              </w:rPr>
              <w:t xml:space="preserve">المرحلة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الحالية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4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Eng Lead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4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تقنية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4F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✅/❌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YYYY‑MM‑DD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1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DoD – QA/UAT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QA Lead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4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جودة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5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✅/❌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YYYY‑MM‑DD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7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DoD – Product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منتج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B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✅/❌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YYYY‑MM‑DD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D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5E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lmeu66ugnco" w:id="395"/>
      <w:bookmarkEnd w:id="39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15.5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ملاحق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تفصيلية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تكملة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البنود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D60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الملحق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يملأ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ظاهر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oziby55b6un" w:id="396"/>
      <w:bookmarkEnd w:id="39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Runbooks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Playbooks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ُ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فص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62">
      <w:pPr>
        <w:numPr>
          <w:ilvl w:val="0"/>
          <w:numId w:val="15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RB</w:t>
      </w:r>
      <w:r w:rsidDel="00000000" w:rsidR="00000000" w:rsidRPr="00000000">
        <w:rPr>
          <w:b w:val="1"/>
          <w:rtl w:val="0"/>
        </w:rPr>
        <w:t xml:space="preserve">‑</w:t>
      </w:r>
      <w:r w:rsidDel="00000000" w:rsidR="00000000" w:rsidRPr="00000000">
        <w:rPr>
          <w:b w:val="1"/>
          <w:rtl w:val="0"/>
        </w:rPr>
        <w:t xml:space="preserve">INCIDENT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حوادث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Sev</w:t>
      </w:r>
      <w:r w:rsidDel="00000000" w:rsidR="00000000" w:rsidRPr="00000000">
        <w:rPr>
          <w:b w:val="1"/>
          <w:rtl w:val="0"/>
        </w:rPr>
        <w:t xml:space="preserve">1–</w:t>
      </w:r>
      <w:r w:rsidDel="00000000" w:rsidR="00000000" w:rsidRPr="00000000">
        <w:rPr>
          <w:b w:val="1"/>
          <w:rtl w:val="0"/>
        </w:rPr>
        <w:t xml:space="preserve">Sev</w:t>
      </w:r>
      <w:r w:rsidDel="00000000" w:rsidR="00000000" w:rsidRPr="00000000">
        <w:rPr>
          <w:b w:val="1"/>
          <w:rtl w:val="1"/>
        </w:rPr>
        <w:t xml:space="preserve">3):</w:t>
      </w:r>
    </w:p>
    <w:p w:rsidR="00000000" w:rsidDel="00000000" w:rsidP="00000000" w:rsidRDefault="00000000" w:rsidRPr="00000000" w14:paraId="00000D63">
      <w:pPr>
        <w:numPr>
          <w:ilvl w:val="1"/>
          <w:numId w:val="15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طوارئ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Eng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Ops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≤10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4">
      <w:pPr>
        <w:numPr>
          <w:ilvl w:val="1"/>
          <w:numId w:val="15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تجميد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وبدء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الأثر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المناطق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65">
      <w:pPr>
        <w:numPr>
          <w:ilvl w:val="1"/>
          <w:numId w:val="15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السبب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3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والسجلات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6">
      <w:pPr>
        <w:numPr>
          <w:ilvl w:val="1"/>
          <w:numId w:val="15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تخفيف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الأثر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Feature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Flag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Kill</w:t>
      </w:r>
      <w:r w:rsidDel="00000000" w:rsidR="00000000" w:rsidRPr="00000000">
        <w:rPr>
          <w:rtl w:val="0"/>
        </w:rPr>
        <w:t xml:space="preserve">‑</w:t>
      </w:r>
      <w:r w:rsidDel="00000000" w:rsidR="00000000" w:rsidRPr="00000000">
        <w:rPr>
          <w:rtl w:val="0"/>
        </w:rPr>
        <w:t xml:space="preserve">Switch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Banner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67">
      <w:pPr>
        <w:numPr>
          <w:ilvl w:val="1"/>
          <w:numId w:val="15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0"/>
        </w:rPr>
        <w:t xml:space="preserve">‑</w:t>
      </w:r>
      <w:r w:rsidDel="00000000" w:rsidR="00000000" w:rsidRPr="00000000">
        <w:rPr>
          <w:rtl w:val="0"/>
        </w:rPr>
        <w:t xml:space="preserve">mortem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48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8">
      <w:pPr>
        <w:numPr>
          <w:ilvl w:val="0"/>
          <w:numId w:val="1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RB‑ROLLBACK:</w:t>
      </w:r>
    </w:p>
    <w:p w:rsidR="00000000" w:rsidDel="00000000" w:rsidP="00000000" w:rsidRDefault="00000000" w:rsidRPr="00000000" w14:paraId="00000D69">
      <w:pPr>
        <w:numPr>
          <w:ilvl w:val="1"/>
          <w:numId w:val="154"/>
        </w:numPr>
        <w:bidi w:val="1"/>
        <w:spacing w:after="0" w:afterAutospacing="0" w:before="0" w:beforeAutospacing="0" w:lineRule="auto"/>
        <w:ind w:left="566.9291338582684" w:hanging="360"/>
      </w:pP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Rollout</w:t>
      </w:r>
      <w:r w:rsidDel="00000000" w:rsidR="00000000" w:rsidRPr="00000000">
        <w:rPr>
          <w:rtl w:val="1"/>
        </w:rPr>
        <w:t xml:space="preserve">% </w:t>
      </w:r>
      <w:r w:rsidDel="00000000" w:rsidR="00000000" w:rsidRPr="00000000">
        <w:rPr>
          <w:rtl w:val="1"/>
        </w:rPr>
        <w:t xml:space="preserve">الحالي</w:t>
      </w:r>
      <w:r w:rsidDel="00000000" w:rsidR="00000000" w:rsidRPr="00000000">
        <w:rPr>
          <w:rtl w:val="1"/>
        </w:rPr>
        <w:t xml:space="preserve">. 2)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‑1). 3)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. 4)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تذكرة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Root</w:t>
      </w:r>
      <w:r w:rsidDel="00000000" w:rsidR="00000000" w:rsidRPr="00000000">
        <w:rPr>
          <w:rtl w:val="0"/>
        </w:rPr>
        <w:t xml:space="preserve">‑</w:t>
      </w:r>
      <w:r w:rsidDel="00000000" w:rsidR="00000000" w:rsidRPr="00000000">
        <w:rPr>
          <w:rtl w:val="0"/>
        </w:rPr>
        <w:t xml:space="preserve">Cause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A">
      <w:pPr>
        <w:numPr>
          <w:ilvl w:val="0"/>
          <w:numId w:val="1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RB‑HOTFIX:</w:t>
      </w:r>
    </w:p>
    <w:p w:rsidR="00000000" w:rsidDel="00000000" w:rsidP="00000000" w:rsidRDefault="00000000" w:rsidRPr="00000000" w14:paraId="00000D6B">
      <w:pPr>
        <w:numPr>
          <w:ilvl w:val="1"/>
          <w:numId w:val="154"/>
        </w:numPr>
        <w:bidi w:val="1"/>
        <w:spacing w:after="240" w:before="0" w:beforeAutospacing="0" w:lineRule="auto"/>
        <w:ind w:left="566.9291338582684" w:hanging="360"/>
      </w:pPr>
      <w:r w:rsidDel="00000000" w:rsidR="00000000" w:rsidRPr="00000000">
        <w:rPr>
          <w:rtl w:val="1"/>
        </w:rPr>
        <w:t xml:space="preserve">فرع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hotfix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</w:t>
      </w:r>
      <w:r w:rsidDel="00000000" w:rsidR="00000000" w:rsidRPr="00000000">
        <w:rPr>
          <w:rtl w:val="1"/>
        </w:rPr>
        <w:t xml:space="preserve">. 2)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Widget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Smoke</w:t>
      </w:r>
      <w:r w:rsidDel="00000000" w:rsidR="00000000" w:rsidRPr="00000000">
        <w:rPr>
          <w:rtl w:val="1"/>
        </w:rPr>
        <w:t xml:space="preserve">). 3)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Beta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مغلقة</w:t>
      </w:r>
      <w:r w:rsidDel="00000000" w:rsidR="00000000" w:rsidRPr="00000000">
        <w:rPr>
          <w:rtl w:val="1"/>
        </w:rPr>
        <w:t xml:space="preserve">. 4)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تدريجي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pjaulctp873" w:id="397"/>
      <w:bookmarkEnd w:id="39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Store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Release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اكتمال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المتجر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6D">
      <w:pPr>
        <w:numPr>
          <w:ilvl w:val="0"/>
          <w:numId w:val="40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 Store/Play: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أيقونات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Privacy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labels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طويل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مفتاحية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E">
      <w:pPr>
        <w:numPr>
          <w:ilvl w:val="0"/>
          <w:numId w:val="4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Beta: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TestFlight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Play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Internal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F">
      <w:pPr>
        <w:numPr>
          <w:ilvl w:val="0"/>
          <w:numId w:val="4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طرح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تدريجي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5% → 25% → 50% → 100%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عتبات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Crash</w:t>
      </w:r>
      <w:r w:rsidDel="00000000" w:rsidR="00000000" w:rsidRPr="00000000">
        <w:rPr>
          <w:rtl w:val="0"/>
        </w:rPr>
        <w:t xml:space="preserve">‑</w:t>
      </w:r>
      <w:r w:rsidDel="00000000" w:rsidR="00000000" w:rsidRPr="00000000">
        <w:rPr>
          <w:rtl w:val="0"/>
        </w:rPr>
        <w:t xml:space="preserve">free</w:t>
      </w:r>
      <w:r w:rsidDel="00000000" w:rsidR="00000000" w:rsidRPr="00000000">
        <w:rPr>
          <w:rtl w:val="1"/>
        </w:rPr>
        <w:t xml:space="preserve"> &lt;98.5%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−15%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70">
      <w:pPr>
        <w:numPr>
          <w:ilvl w:val="0"/>
          <w:numId w:val="40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المراجعات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الشكاوى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تذاكر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c7cdet1ea6f" w:id="398"/>
      <w:bookmarkEnd w:id="3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 Feature Flags Lifecycle</w:t>
      </w:r>
    </w:p>
    <w:p w:rsidR="00000000" w:rsidDel="00000000" w:rsidP="00000000" w:rsidRDefault="00000000" w:rsidRPr="00000000" w14:paraId="00000D72">
      <w:pPr>
        <w:numPr>
          <w:ilvl w:val="0"/>
          <w:numId w:val="15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العلم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التأثير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رجوع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3">
      <w:pPr>
        <w:numPr>
          <w:ilvl w:val="0"/>
          <w:numId w:val="15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تجزئة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الجمهور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خصائص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دولة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لغة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74">
      <w:pPr>
        <w:numPr>
          <w:ilvl w:val="0"/>
          <w:numId w:val="15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إغلاق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5">
      <w:pPr>
        <w:numPr>
          <w:ilvl w:val="0"/>
          <w:numId w:val="15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العلم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≤2 </w:t>
      </w:r>
      <w:r w:rsidDel="00000000" w:rsidR="00000000" w:rsidRPr="00000000">
        <w:rPr>
          <w:rtl w:val="1"/>
        </w:rPr>
        <w:t xml:space="preserve">سبوع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gusqiw6k3ok" w:id="399"/>
      <w:bookmarkEnd w:id="39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Security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Privacy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تفصيلي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77">
      <w:pPr>
        <w:numPr>
          <w:ilvl w:val="0"/>
          <w:numId w:val="3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Tokens: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Keychain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Keystore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الاحتياطي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دوران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توكن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8">
      <w:pPr>
        <w:numPr>
          <w:ilvl w:val="0"/>
          <w:numId w:val="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9">
      <w:pPr>
        <w:numPr>
          <w:ilvl w:val="0"/>
          <w:numId w:val="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Permissions/ATT: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شروحات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الرفض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ATT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A">
      <w:pPr>
        <w:numPr>
          <w:ilvl w:val="0"/>
          <w:numId w:val="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Network: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حديث</w:t>
      </w:r>
      <w:r w:rsidDel="00000000" w:rsidR="00000000" w:rsidRPr="00000000">
        <w:rPr>
          <w:rtl w:val="1"/>
        </w:rPr>
        <w:t xml:space="preserve">،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0"/>
        </w:rPr>
        <w:t xml:space="preserve">Certificate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Pinning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بحذر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مهلات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معقولة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B">
      <w:pPr>
        <w:numPr>
          <w:ilvl w:val="0"/>
          <w:numId w:val="3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Integrity: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Integrity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ولاء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7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ruomo8bsvj3" w:id="400"/>
      <w:bookmarkEnd w:id="4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 Flavors &amp; Config</w:t>
      </w:r>
    </w:p>
    <w:p w:rsidR="00000000" w:rsidDel="00000000" w:rsidP="00000000" w:rsidRDefault="00000000" w:rsidRPr="00000000" w14:paraId="00000D7D">
      <w:pPr>
        <w:numPr>
          <w:ilvl w:val="0"/>
          <w:numId w:val="23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flavors: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Bundle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أيقونة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مميزة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E">
      <w:pPr>
        <w:numPr>
          <w:ilvl w:val="0"/>
          <w:numId w:val="23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Endpoints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stream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a3xlo7z0dmb" w:id="401"/>
      <w:bookmarkEnd w:id="40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Layer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خيارات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محلية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80">
      <w:pPr>
        <w:numPr>
          <w:ilvl w:val="0"/>
          <w:numId w:val="16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Isar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وأوفلاين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Drift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علاقات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معقدة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1">
      <w:pPr>
        <w:numPr>
          <w:ilvl w:val="0"/>
          <w:numId w:val="16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Invalidation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كيان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82">
      <w:pPr>
        <w:numPr>
          <w:ilvl w:val="0"/>
          <w:numId w:val="16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ترقية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المخطط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migrations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موثقة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ومختبرة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w2qmmj3rsik" w:id="402"/>
      <w:bookmarkEnd w:id="4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 Networking Interceptors</w:t>
      </w:r>
    </w:p>
    <w:p w:rsidR="00000000" w:rsidDel="00000000" w:rsidP="00000000" w:rsidRDefault="00000000" w:rsidRPr="00000000" w14:paraId="00000D84">
      <w:pPr>
        <w:numPr>
          <w:ilvl w:val="0"/>
          <w:numId w:val="7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Bearer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OTP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401 (</w:t>
      </w:r>
      <w:r w:rsidDel="00000000" w:rsidR="00000000" w:rsidRPr="00000000">
        <w:rPr>
          <w:rtl w:val="1"/>
        </w:rPr>
        <w:t xml:space="preserve">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85">
      <w:pPr>
        <w:numPr>
          <w:ilvl w:val="0"/>
          <w:numId w:val="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Retry: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Exponential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backoff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jitter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idempotent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6">
      <w:pPr>
        <w:numPr>
          <w:ilvl w:val="0"/>
          <w:numId w:val="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Idempotency: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Header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7">
      <w:pPr>
        <w:numPr>
          <w:ilvl w:val="0"/>
          <w:numId w:val="7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Logging: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أجسام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u8zeodqcue0" w:id="403"/>
      <w:bookmarkEnd w:id="4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 Analytics Mapping (GA4)</w:t>
      </w:r>
    </w:p>
    <w:p w:rsidR="00000000" w:rsidDel="00000000" w:rsidP="00000000" w:rsidRDefault="00000000" w:rsidRPr="00000000" w14:paraId="00000D89">
      <w:pPr>
        <w:numPr>
          <w:ilvl w:val="0"/>
          <w:numId w:val="22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view_item_list(cat_id, list_id)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A">
      <w:pPr>
        <w:numPr>
          <w:ilvl w:val="0"/>
          <w:numId w:val="2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view_item(item_id, price, cat_id)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B">
      <w:pPr>
        <w:numPr>
          <w:ilvl w:val="0"/>
          <w:numId w:val="2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add_to_cart(item_id, qty, price)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الإضافة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C">
      <w:pPr>
        <w:numPr>
          <w:ilvl w:val="0"/>
          <w:numId w:val="2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begin_checkout(value)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D">
      <w:pPr>
        <w:numPr>
          <w:ilvl w:val="0"/>
          <w:numId w:val="22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purchase(tr_id, value, items[])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48gq5dbkd1m" w:id="404"/>
      <w:bookmarkEnd w:id="40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Deep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Links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Matrix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أمثلة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مكتملة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tbl>
      <w:tblPr>
        <w:tblStyle w:val="Table28"/>
        <w:bidiVisual w:val="1"/>
        <w:tblW w:w="9405.0" w:type="dxa"/>
        <w:jc w:val="left"/>
        <w:tblInd w:w="-11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1260"/>
        <w:gridCol w:w="1305"/>
        <w:gridCol w:w="1380"/>
        <w:gridCol w:w="1350"/>
        <w:gridCol w:w="2895"/>
        <w:tblGridChange w:id="0">
          <w:tblGrid>
            <w:gridCol w:w="1215"/>
            <w:gridCol w:w="1260"/>
            <w:gridCol w:w="1305"/>
            <w:gridCol w:w="1380"/>
            <w:gridCol w:w="1350"/>
            <w:gridCol w:w="28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route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required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optional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fallback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analytics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PDP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/p/:id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/home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dl_open_pdp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PLP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/c/:id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/home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dl_open_plp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Search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/s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q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sort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/s?q=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dl_open_search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Cart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/cart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coupon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/home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dl_open_cart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Order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/o/:id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/orders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dl_open_order</w:t>
            </w:r>
          </w:p>
          <w:p w:rsidR="00000000" w:rsidDel="00000000" w:rsidP="00000000" w:rsidRDefault="00000000" w:rsidRPr="00000000" w14:paraId="00000DB4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B5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B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a75wogttast" w:id="405"/>
      <w:bookmarkEnd w:id="40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Performance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Budgets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أرقام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نهائية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B7">
      <w:pPr>
        <w:numPr>
          <w:ilvl w:val="0"/>
          <w:numId w:val="20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Cold Start: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P50 ≤ 1.5s، P95 ≤ 3.5s.</w:t>
      </w:r>
    </w:p>
    <w:p w:rsidR="00000000" w:rsidDel="00000000" w:rsidP="00000000" w:rsidRDefault="00000000" w:rsidRPr="00000000" w14:paraId="00000DB8">
      <w:pPr>
        <w:numPr>
          <w:ilvl w:val="0"/>
          <w:numId w:val="20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PLP: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P50 ≤ 0.9s، P95 ≤ 2.0s.</w:t>
      </w:r>
    </w:p>
    <w:p w:rsidR="00000000" w:rsidDel="00000000" w:rsidP="00000000" w:rsidRDefault="00000000" w:rsidRPr="00000000" w14:paraId="00000DB9">
      <w:pPr>
        <w:numPr>
          <w:ilvl w:val="0"/>
          <w:numId w:val="20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PDP: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P50 ≤ 1.0s، P95 ≤ 2.2s.</w:t>
      </w:r>
    </w:p>
    <w:p w:rsidR="00000000" w:rsidDel="00000000" w:rsidP="00000000" w:rsidRDefault="00000000" w:rsidRPr="00000000" w14:paraId="00000DBA">
      <w:pPr>
        <w:numPr>
          <w:ilvl w:val="0"/>
          <w:numId w:val="20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Checkout Step: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95 ≤ 1.5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لشاشة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B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gvf4ondej8o" w:id="406"/>
      <w:bookmarkEnd w:id="4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 Testing Matrices</w:t>
      </w:r>
    </w:p>
    <w:p w:rsidR="00000000" w:rsidDel="00000000" w:rsidP="00000000" w:rsidRDefault="00000000" w:rsidRPr="00000000" w14:paraId="00000DBC">
      <w:pPr>
        <w:numPr>
          <w:ilvl w:val="0"/>
          <w:numId w:val="22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تغطية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≥80% </w:t>
      </w:r>
      <w:r w:rsidDel="00000000" w:rsidR="00000000" w:rsidRPr="00000000">
        <w:rPr>
          <w:rtl w:val="1"/>
        </w:rPr>
        <w:t xml:space="preserve">للطبقات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0"/>
        </w:rPr>
        <w:t xml:space="preserve">Golden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BD">
      <w:pPr>
        <w:numPr>
          <w:ilvl w:val="0"/>
          <w:numId w:val="22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أجهزة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 (16–18) </w:t>
      </w:r>
      <w:r w:rsidDel="00000000" w:rsidR="00000000" w:rsidRPr="00000000">
        <w:rPr>
          <w:rtl w:val="0"/>
        </w:rPr>
        <w:t xml:space="preserve">small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large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0"/>
        </w:rPr>
        <w:t xml:space="preserve"> (10–14) 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داكن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فاتح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شبكات</w:t>
      </w:r>
      <w:r w:rsidDel="00000000" w:rsidR="00000000" w:rsidRPr="00000000">
        <w:rPr>
          <w:rtl w:val="1"/>
        </w:rPr>
        <w:t xml:space="preserve"> 3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ضعيفة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Wi</w:t>
      </w:r>
      <w:r w:rsidDel="00000000" w:rsidR="00000000" w:rsidRPr="00000000">
        <w:rPr>
          <w:rtl w:val="0"/>
        </w:rPr>
        <w:t xml:space="preserve">‑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B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5i8hq7ete9a" w:id="407"/>
      <w:bookmarkEnd w:id="4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 Alerting &amp; SLOs</w:t>
      </w:r>
    </w:p>
    <w:p w:rsidR="00000000" w:rsidDel="00000000" w:rsidP="00000000" w:rsidRDefault="00000000" w:rsidRPr="00000000" w14:paraId="00000DBF">
      <w:pPr>
        <w:numPr>
          <w:ilvl w:val="0"/>
          <w:numId w:val="19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Crash‑free: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&lt;98.5% (1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Critical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C0">
      <w:pPr>
        <w:numPr>
          <w:ilvl w:val="0"/>
          <w:numId w:val="1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Start‑up P95: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&gt;3.5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(1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Warning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C1">
      <w:pPr>
        <w:numPr>
          <w:ilvl w:val="0"/>
          <w:numId w:val="19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Checkout Conversion Δ: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−15%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</w:t>
      </w:r>
      <w:r w:rsidDel="00000000" w:rsidR="00000000" w:rsidRPr="00000000">
        <w:rPr>
          <w:rtl w:val="1"/>
        </w:rPr>
        <w:t xml:space="preserve"> (2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</w:t>
      </w:r>
      <w:r w:rsidDel="00000000" w:rsidR="00000000" w:rsidRPr="00000000">
        <w:rPr>
          <w:rtl w:val="0"/>
        </w:rPr>
        <w:t xml:space="preserve">Critical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C2">
      <w:pPr>
        <w:bidi w:val="1"/>
        <w:rPr/>
        <w:sectPr>
          <w:headerReference r:id="rId13" w:type="default"/>
          <w:type w:val="nextPage"/>
          <w:pgSz w:h="16834" w:w="11909" w:orient="portrait"/>
          <w:pgMar w:bottom="1440" w:top="1440" w:left="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14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4hwqryzaqgk7" w:id="408"/>
      <w:bookmarkEnd w:id="40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هرم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الاختبارات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4">
      <w:pPr>
        <w:pStyle w:val="Heading1"/>
        <w:keepNext w:val="0"/>
        <w:keepLines w:val="0"/>
        <w:bidi w:val="1"/>
        <w:spacing w:before="480" w:lineRule="auto"/>
        <w:ind w:left="-1275.5905511811022" w:right="-1316.4566929133848" w:firstLine="0"/>
        <w:rPr>
          <w:b w:val="1"/>
          <w:sz w:val="42"/>
          <w:szCs w:val="42"/>
        </w:rPr>
      </w:pPr>
      <w:bookmarkStart w:colFirst="0" w:colLast="0" w:name="_iuqy871j5d1t" w:id="409"/>
      <w:bookmarkEnd w:id="409"/>
      <w:r w:rsidDel="00000000" w:rsidR="00000000" w:rsidRPr="00000000">
        <w:rPr>
          <w:b w:val="1"/>
          <w:sz w:val="42"/>
          <w:szCs w:val="42"/>
          <w:rtl w:val="1"/>
        </w:rPr>
        <w:t xml:space="preserve">هرم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الاختبارات</w:t>
      </w:r>
    </w:p>
    <w:p w:rsidR="00000000" w:rsidDel="00000000" w:rsidP="00000000" w:rsidRDefault="00000000" w:rsidRPr="00000000" w14:paraId="00000DC5">
      <w:pPr>
        <w:bidi w:val="1"/>
        <w:spacing w:after="240" w:before="240" w:lineRule="auto"/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Pipeline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b w:val="1"/>
          <w:rtl w:val="0"/>
        </w:rPr>
        <w:t xml:space="preserve">Lint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Unit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Widget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Golden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Integration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أجهزة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) → </w:t>
      </w:r>
      <w:r w:rsidDel="00000000" w:rsidR="00000000" w:rsidRPr="00000000">
        <w:rPr>
          <w:b w:val="1"/>
          <w:rtl w:val="0"/>
        </w:rPr>
        <w:t xml:space="preserve">Build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Sign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Release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Post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release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Monitoring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عتبات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Gates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C6">
      <w:pPr>
        <w:pStyle w:val="Heading1"/>
        <w:keepNext w:val="0"/>
        <w:keepLines w:val="0"/>
        <w:bidi w:val="1"/>
        <w:spacing w:before="480" w:lineRule="auto"/>
        <w:ind w:left="-1275.5905511811022" w:right="-1316.4566929133848" w:firstLine="0"/>
        <w:rPr>
          <w:b w:val="1"/>
          <w:sz w:val="42"/>
          <w:szCs w:val="42"/>
        </w:rPr>
      </w:pPr>
      <w:bookmarkStart w:colFirst="0" w:colLast="0" w:name="_vdh5h8ei3r52" w:id="410"/>
      <w:bookmarkEnd w:id="41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0"/>
        </w:rPr>
        <w:t xml:space="preserve">1) </w:t>
      </w:r>
      <w:r w:rsidDel="00000000" w:rsidR="00000000" w:rsidRPr="00000000">
        <w:rPr>
          <w:b w:val="1"/>
          <w:sz w:val="42"/>
          <w:szCs w:val="42"/>
          <w:rtl w:val="0"/>
        </w:rPr>
        <w:t xml:space="preserve">Unit</w:t>
      </w:r>
      <w:r w:rsidDel="00000000" w:rsidR="00000000" w:rsidRPr="00000000">
        <w:rPr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42"/>
          <w:szCs w:val="42"/>
          <w:rtl w:val="0"/>
        </w:rPr>
        <w:t xml:space="preserve">Tests</w:t>
      </w:r>
      <w:r w:rsidDel="00000000" w:rsidR="00000000" w:rsidRPr="00000000">
        <w:rPr>
          <w:b w:val="1"/>
          <w:sz w:val="42"/>
          <w:szCs w:val="42"/>
          <w:rtl w:val="1"/>
        </w:rPr>
        <w:t xml:space="preserve"> — </w:t>
      </w:r>
      <w:r w:rsidDel="00000000" w:rsidR="00000000" w:rsidRPr="00000000">
        <w:rPr>
          <w:b w:val="1"/>
          <w:sz w:val="42"/>
          <w:szCs w:val="42"/>
          <w:rtl w:val="1"/>
        </w:rPr>
        <w:t xml:space="preserve">اختبارات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الوحدات</w:t>
      </w:r>
    </w:p>
    <w:p w:rsidR="00000000" w:rsidDel="00000000" w:rsidP="00000000" w:rsidRDefault="00000000" w:rsidRPr="00000000" w14:paraId="00000DC7">
      <w:pPr>
        <w:bidi w:val="1"/>
        <w:spacing w:after="240" w:before="240" w:lineRule="auto"/>
        <w:ind w:right="-1316.4566929133848"/>
        <w:rPr/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تأكيد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ومعزول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والشبكة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نغطي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UseCases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Repositories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بتبديل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حاكيات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b w:val="1"/>
          <w:rtl w:val="1"/>
        </w:rPr>
        <w:t xml:space="preserve">أمثلة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الكوبون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شروط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الكوبون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تنسيقات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idempotency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أدوات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flutter_test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mocktail/Mockito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fake_async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الاختبار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Fixtures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وثابتة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بوابة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القبول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100%، </w:t>
      </w:r>
      <w:r w:rsidDel="00000000" w:rsidR="00000000" w:rsidRPr="00000000">
        <w:rPr>
          <w:rtl w:val="1"/>
        </w:rPr>
        <w:t xml:space="preserve">وتغطية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</w:t>
      </w:r>
      <w:r w:rsidDel="00000000" w:rsidR="00000000" w:rsidRPr="00000000">
        <w:rPr>
          <w:b w:val="1"/>
          <w:rtl w:val="0"/>
        </w:rPr>
        <w:t xml:space="preserve">80%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مقاييس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</w:t>
      </w:r>
      <w:r w:rsidDel="00000000" w:rsidR="00000000" w:rsidRPr="00000000">
        <w:rPr>
          <w:rtl w:val="1"/>
        </w:rPr>
        <w:t xml:space="preserve"> &lt; 200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flakiness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C8">
      <w:pPr>
        <w:pStyle w:val="Heading1"/>
        <w:keepNext w:val="0"/>
        <w:keepLines w:val="0"/>
        <w:bidi w:val="1"/>
        <w:spacing w:before="480" w:lineRule="auto"/>
        <w:ind w:left="-1275.5905511811022" w:right="-1316.4566929133848" w:firstLine="0"/>
        <w:rPr>
          <w:b w:val="1"/>
          <w:sz w:val="42"/>
          <w:szCs w:val="42"/>
        </w:rPr>
      </w:pPr>
      <w:bookmarkStart w:colFirst="0" w:colLast="0" w:name="_iltmlaq3ryt7" w:id="411"/>
      <w:bookmarkEnd w:id="41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0"/>
        </w:rPr>
        <w:t xml:space="preserve">2) </w:t>
      </w:r>
      <w:r w:rsidDel="00000000" w:rsidR="00000000" w:rsidRPr="00000000">
        <w:rPr>
          <w:b w:val="1"/>
          <w:sz w:val="42"/>
          <w:szCs w:val="42"/>
          <w:rtl w:val="0"/>
        </w:rPr>
        <w:t xml:space="preserve">Widget</w:t>
      </w:r>
      <w:r w:rsidDel="00000000" w:rsidR="00000000" w:rsidRPr="00000000">
        <w:rPr>
          <w:b w:val="1"/>
          <w:sz w:val="42"/>
          <w:szCs w:val="42"/>
          <w:rtl w:val="0"/>
        </w:rPr>
        <w:t xml:space="preserve"> / </w:t>
      </w:r>
      <w:r w:rsidDel="00000000" w:rsidR="00000000" w:rsidRPr="00000000">
        <w:rPr>
          <w:b w:val="1"/>
          <w:sz w:val="42"/>
          <w:szCs w:val="42"/>
          <w:rtl w:val="0"/>
        </w:rPr>
        <w:t xml:space="preserve">Golden</w:t>
      </w:r>
      <w:r w:rsidDel="00000000" w:rsidR="00000000" w:rsidRPr="00000000">
        <w:rPr>
          <w:b w:val="1"/>
          <w:sz w:val="42"/>
          <w:szCs w:val="42"/>
          <w:rtl w:val="1"/>
        </w:rPr>
        <w:t xml:space="preserve"> — </w:t>
      </w:r>
      <w:r w:rsidDel="00000000" w:rsidR="00000000" w:rsidRPr="00000000">
        <w:rPr>
          <w:b w:val="1"/>
          <w:sz w:val="42"/>
          <w:szCs w:val="42"/>
          <w:rtl w:val="1"/>
        </w:rPr>
        <w:t xml:space="preserve">واجهة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معزولة</w:t>
      </w:r>
      <w:r w:rsidDel="00000000" w:rsidR="00000000" w:rsidRPr="00000000">
        <w:rPr>
          <w:b w:val="1"/>
          <w:sz w:val="42"/>
          <w:szCs w:val="42"/>
          <w:rtl w:val="1"/>
        </w:rPr>
        <w:t xml:space="preserve"> + </w:t>
      </w:r>
      <w:r w:rsidDel="00000000" w:rsidR="00000000" w:rsidRPr="00000000">
        <w:rPr>
          <w:b w:val="1"/>
          <w:sz w:val="42"/>
          <w:szCs w:val="42"/>
          <w:rtl w:val="1"/>
        </w:rPr>
        <w:t xml:space="preserve">لقطات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ثابتة</w:t>
      </w:r>
    </w:p>
    <w:p w:rsidR="00000000" w:rsidDel="00000000" w:rsidP="00000000" w:rsidRDefault="00000000" w:rsidRPr="00000000" w14:paraId="00000DC9">
      <w:pPr>
        <w:bidi w:val="1"/>
        <w:spacing w:after="240" w:before="240" w:lineRule="auto"/>
        <w:ind w:right="-1316.4566929133848"/>
        <w:rPr/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loading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0"/>
        </w:rPr>
        <w:t xml:space="preserve">Widget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نغطي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بطاقة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شريط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الإدخال</w:t>
      </w:r>
      <w:r w:rsidDel="00000000" w:rsidR="00000000" w:rsidRPr="00000000">
        <w:rPr>
          <w:rtl w:val="1"/>
        </w:rPr>
        <w:t xml:space="preserve">…</w:t>
        <w:br w:type="textWrapping"/>
      </w:r>
      <w:r w:rsidDel="00000000" w:rsidR="00000000" w:rsidRPr="00000000">
        <w:rPr>
          <w:b w:val="1"/>
          <w:rtl w:val="0"/>
        </w:rPr>
        <w:t xml:space="preserve">Golden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لقطات</w:t>
      </w:r>
      <w:r w:rsidDel="00000000" w:rsidR="00000000" w:rsidRPr="00000000">
        <w:rPr>
          <w:b w:val="1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Pixel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perfect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لصفحات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مكو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screen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بطاقة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b w:val="1"/>
          <w:rtl w:val="1"/>
        </w:rPr>
        <w:t xml:space="preserve">أدوات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flutter_test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pumpWidget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ولقطات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matchesGoldenFile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golden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toolkit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b w:val="1"/>
          <w:rtl w:val="1"/>
        </w:rPr>
        <w:t xml:space="preserve">بيئة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خطوط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مقاسات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وهمية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placeholders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المتحركة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بوابة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القبول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Golden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مبرر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مقاييس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states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Widget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CA">
      <w:pPr>
        <w:pStyle w:val="Heading1"/>
        <w:keepNext w:val="0"/>
        <w:keepLines w:val="0"/>
        <w:bidi w:val="1"/>
        <w:spacing w:before="480" w:lineRule="auto"/>
        <w:ind w:left="-1275.5905511811022" w:right="-1316.4566929133848" w:firstLine="0"/>
        <w:rPr>
          <w:b w:val="1"/>
          <w:sz w:val="42"/>
          <w:szCs w:val="42"/>
        </w:rPr>
      </w:pPr>
      <w:bookmarkStart w:colFirst="0" w:colLast="0" w:name="_vfs37ubm34bq" w:id="412"/>
      <w:bookmarkEnd w:id="41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0"/>
        </w:rPr>
        <w:t xml:space="preserve">3) </w:t>
      </w:r>
      <w:r w:rsidDel="00000000" w:rsidR="00000000" w:rsidRPr="00000000">
        <w:rPr>
          <w:b w:val="1"/>
          <w:sz w:val="42"/>
          <w:szCs w:val="42"/>
          <w:rtl w:val="0"/>
        </w:rPr>
        <w:t xml:space="preserve">Integration</w:t>
      </w:r>
      <w:r w:rsidDel="00000000" w:rsidR="00000000" w:rsidRPr="00000000">
        <w:rPr>
          <w:b w:val="1"/>
          <w:sz w:val="42"/>
          <w:szCs w:val="42"/>
          <w:rtl w:val="0"/>
        </w:rPr>
        <w:t xml:space="preserve"> / </w:t>
      </w:r>
      <w:r w:rsidDel="00000000" w:rsidR="00000000" w:rsidRPr="00000000">
        <w:rPr>
          <w:b w:val="1"/>
          <w:sz w:val="42"/>
          <w:szCs w:val="42"/>
          <w:rtl w:val="0"/>
        </w:rPr>
        <w:t xml:space="preserve">E</w:t>
      </w:r>
      <w:r w:rsidDel="00000000" w:rsidR="00000000" w:rsidRPr="00000000">
        <w:rPr>
          <w:b w:val="1"/>
          <w:sz w:val="42"/>
          <w:szCs w:val="42"/>
          <w:rtl w:val="0"/>
        </w:rPr>
        <w:t xml:space="preserve">2</w:t>
      </w:r>
      <w:r w:rsidDel="00000000" w:rsidR="00000000" w:rsidRPr="00000000">
        <w:rPr>
          <w:b w:val="1"/>
          <w:sz w:val="42"/>
          <w:szCs w:val="42"/>
          <w:rtl w:val="0"/>
        </w:rPr>
        <w:t xml:space="preserve">E</w:t>
      </w:r>
      <w:r w:rsidDel="00000000" w:rsidR="00000000" w:rsidRPr="00000000">
        <w:rPr>
          <w:b w:val="1"/>
          <w:sz w:val="42"/>
          <w:szCs w:val="42"/>
          <w:rtl w:val="1"/>
        </w:rPr>
        <w:t xml:space="preserve"> — </w:t>
      </w:r>
      <w:r w:rsidDel="00000000" w:rsidR="00000000" w:rsidRPr="00000000">
        <w:rPr>
          <w:b w:val="1"/>
          <w:sz w:val="42"/>
          <w:szCs w:val="42"/>
          <w:rtl w:val="1"/>
        </w:rPr>
        <w:t xml:space="preserve">رحلة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كاملة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على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جهاز</w:t>
      </w:r>
    </w:p>
    <w:p w:rsidR="00000000" w:rsidDel="00000000" w:rsidP="00000000" w:rsidRDefault="00000000" w:rsidRPr="00000000" w14:paraId="00000DCB">
      <w:pPr>
        <w:bidi w:val="1"/>
        <w:spacing w:after="240" w:before="240" w:lineRule="auto"/>
        <w:ind w:right="-1316.456692913384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رحلات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كأنها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نغطي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Auth → PLP → PDP → AddToCart → Coupon → Address → Shipping → Payment(3DS) → Order.</w:t>
        <w:br w:type="textWrapping"/>
      </w:r>
      <w:r w:rsidDel="00000000" w:rsidR="00000000" w:rsidRPr="00000000">
        <w:rPr>
          <w:b w:val="1"/>
          <w:rtl w:val="1"/>
        </w:rPr>
        <w:t xml:space="preserve">أدوات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integration_test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الرسمية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محاك</w:t>
      </w:r>
      <w:r w:rsidDel="00000000" w:rsidR="00000000" w:rsidRPr="00000000">
        <w:rPr>
          <w:b w:val="1"/>
          <w:rtl w:val="1"/>
        </w:rPr>
        <w:t xml:space="preserve">ٍ/</w:t>
      </w:r>
      <w:r w:rsidDel="00000000" w:rsidR="00000000" w:rsidRPr="00000000">
        <w:rPr>
          <w:b w:val="1"/>
          <w:rtl w:val="1"/>
        </w:rPr>
        <w:t xml:space="preserve">جهاز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فعلي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Patrol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Appium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البيئة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والبيانات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DCC">
      <w:pPr>
        <w:numPr>
          <w:ilvl w:val="0"/>
          <w:numId w:val="319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منتجات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أة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مخزون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أسعار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معروفة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قسائم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خاطئة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CD">
      <w:pPr>
        <w:numPr>
          <w:ilvl w:val="0"/>
          <w:numId w:val="319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3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ضعيفة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لغتان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داكن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فاتح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بوابة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القبول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لرحلة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منصة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flakiness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مقاييس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95)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step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≤ 1.5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CE">
      <w:pPr>
        <w:pStyle w:val="Heading1"/>
        <w:keepNext w:val="0"/>
        <w:keepLines w:val="0"/>
        <w:bidi w:val="1"/>
        <w:spacing w:before="480" w:lineRule="auto"/>
        <w:ind w:left="-1275.5905511811022" w:right="-1316.4566929133848" w:firstLine="0"/>
        <w:rPr>
          <w:b w:val="1"/>
          <w:sz w:val="42"/>
          <w:szCs w:val="42"/>
        </w:rPr>
      </w:pPr>
      <w:bookmarkStart w:colFirst="0" w:colLast="0" w:name="_4xatg0i2ncdz" w:id="413"/>
      <w:bookmarkEnd w:id="4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0"/>
        </w:rPr>
        <w:t xml:space="preserve">4) </w:t>
      </w:r>
      <w:r w:rsidDel="00000000" w:rsidR="00000000" w:rsidRPr="00000000">
        <w:rPr>
          <w:b w:val="1"/>
          <w:sz w:val="42"/>
          <w:szCs w:val="42"/>
          <w:rtl w:val="0"/>
        </w:rPr>
        <w:t xml:space="preserve">Post</w:t>
      </w:r>
      <w:r w:rsidDel="00000000" w:rsidR="00000000" w:rsidRPr="00000000">
        <w:rPr>
          <w:b w:val="1"/>
          <w:sz w:val="42"/>
          <w:szCs w:val="42"/>
          <w:rtl w:val="0"/>
        </w:rPr>
        <w:t xml:space="preserve">-</w:t>
      </w:r>
      <w:r w:rsidDel="00000000" w:rsidR="00000000" w:rsidRPr="00000000">
        <w:rPr>
          <w:b w:val="1"/>
          <w:sz w:val="42"/>
          <w:szCs w:val="42"/>
          <w:rtl w:val="0"/>
        </w:rPr>
        <w:t xml:space="preserve">release</w:t>
      </w:r>
      <w:r w:rsidDel="00000000" w:rsidR="00000000" w:rsidRPr="00000000">
        <w:rPr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42"/>
          <w:szCs w:val="42"/>
          <w:rtl w:val="0"/>
        </w:rPr>
        <w:t xml:space="preserve">Monitoring</w:t>
      </w:r>
      <w:r w:rsidDel="00000000" w:rsidR="00000000" w:rsidRPr="00000000">
        <w:rPr>
          <w:b w:val="1"/>
          <w:sz w:val="42"/>
          <w:szCs w:val="42"/>
          <w:rtl w:val="1"/>
        </w:rPr>
        <w:t xml:space="preserve"> — </w:t>
      </w:r>
      <w:r w:rsidDel="00000000" w:rsidR="00000000" w:rsidRPr="00000000">
        <w:rPr>
          <w:b w:val="1"/>
          <w:sz w:val="42"/>
          <w:szCs w:val="42"/>
          <w:rtl w:val="1"/>
        </w:rPr>
        <w:t xml:space="preserve">مراقبة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ما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بعد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الإطلاق</w:t>
      </w:r>
    </w:p>
    <w:p w:rsidR="00000000" w:rsidDel="00000000" w:rsidP="00000000" w:rsidRDefault="00000000" w:rsidRPr="00000000" w14:paraId="00000DCF">
      <w:pPr>
        <w:bidi w:val="1"/>
        <w:spacing w:after="240" w:before="240" w:lineRule="auto"/>
        <w:ind w:right="-1316.456692913384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اصطياد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الأدوات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Crashlytics/Sentry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أعطال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0"/>
        </w:rPr>
        <w:t xml:space="preserve">Firebase Performance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إطارات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0"/>
        </w:rPr>
        <w:t xml:space="preserve">GA4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الفان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نراقب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DD0">
      <w:pPr>
        <w:numPr>
          <w:ilvl w:val="0"/>
          <w:numId w:val="357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0"/>
        </w:rPr>
        <w:t xml:space="preserve">Crash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free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sessions</w:t>
      </w:r>
      <w:r w:rsidDel="00000000" w:rsidR="00000000" w:rsidRPr="00000000">
        <w:rPr>
          <w:rtl w:val="0"/>
        </w:rPr>
        <w:t xml:space="preserve"> (%)،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95، </w:t>
      </w:r>
      <w:r w:rsidDel="00000000" w:rsidR="00000000" w:rsidRPr="00000000">
        <w:rPr>
          <w:rtl w:val="1"/>
        </w:rPr>
        <w:t xml:space="preserve">مهلة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Funnel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purchase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D1">
      <w:pPr>
        <w:numPr>
          <w:ilvl w:val="0"/>
          <w:numId w:val="357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مقارنات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cohort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العتبات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بوابة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القبول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للطرح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DD2">
      <w:pPr>
        <w:numPr>
          <w:ilvl w:val="0"/>
          <w:numId w:val="357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Crash-free ≥ </w:t>
      </w:r>
      <w:r w:rsidDel="00000000" w:rsidR="00000000" w:rsidRPr="00000000">
        <w:rPr>
          <w:b w:val="1"/>
          <w:rtl w:val="0"/>
        </w:rPr>
        <w:t xml:space="preserve">98.5%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Checkout Conversion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−15%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إجراءات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Runbooks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Hotfix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Rollback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تذاكر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المشكلة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تحسينات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D3">
      <w:pPr>
        <w:bidi w:val="1"/>
        <w:ind w:left="-1275.5905511811022" w:right="-1316.4566929133848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4">
      <w:pPr>
        <w:pStyle w:val="Heading2"/>
        <w:keepNext w:val="0"/>
        <w:keepLines w:val="0"/>
        <w:bidi w:val="1"/>
        <w:spacing w:after="80" w:lineRule="auto"/>
        <w:ind w:left="-1275.5905511811022" w:right="-1316.4566929133848" w:firstLine="0"/>
        <w:rPr>
          <w:b w:val="1"/>
          <w:sz w:val="34"/>
          <w:szCs w:val="34"/>
        </w:rPr>
      </w:pPr>
      <w:bookmarkStart w:colFirst="0" w:colLast="0" w:name="_z1y920nzo6nd" w:id="414"/>
      <w:bookmarkEnd w:id="414"/>
      <w:r w:rsidDel="00000000" w:rsidR="00000000" w:rsidRPr="00000000">
        <w:rPr>
          <w:b w:val="1"/>
          <w:sz w:val="34"/>
          <w:szCs w:val="34"/>
          <w:rtl w:val="1"/>
        </w:rPr>
        <w:t xml:space="preserve">جدول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سريع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لكل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طبقة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tbl>
      <w:tblPr>
        <w:tblStyle w:val="Table29"/>
        <w:bidiVisual w:val="1"/>
        <w:tblW w:w="11760.0" w:type="dxa"/>
        <w:jc w:val="left"/>
        <w:tblInd w:w="-14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"/>
        <w:gridCol w:w="1425"/>
        <w:gridCol w:w="1890"/>
        <w:gridCol w:w="2250"/>
        <w:gridCol w:w="1080"/>
        <w:gridCol w:w="1635"/>
        <w:gridCol w:w="1680"/>
        <w:tblGridChange w:id="0">
          <w:tblGrid>
            <w:gridCol w:w="1800"/>
            <w:gridCol w:w="1425"/>
            <w:gridCol w:w="1890"/>
            <w:gridCol w:w="2250"/>
            <w:gridCol w:w="1080"/>
            <w:gridCol w:w="1635"/>
            <w:gridCol w:w="1680"/>
          </w:tblGrid>
        </w:tblGridChange>
      </w:tblGrid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5">
            <w:pPr>
              <w:bidi w:val="1"/>
              <w:ind w:right="17.480314960629357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الطبقة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6">
            <w:pPr>
              <w:bidi w:val="1"/>
              <w:ind w:right="44.40944881889777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لماذا</w:t>
            </w:r>
            <w:r w:rsidDel="00000000" w:rsidR="00000000" w:rsidRPr="00000000">
              <w:rPr>
                <w:b w:val="1"/>
                <w:rtl w:val="1"/>
              </w:rPr>
              <w:t xml:space="preserve">؟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7">
            <w:pPr>
              <w:bidi w:val="1"/>
              <w:ind w:right="-102.51968503936979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يغطي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8">
            <w:pPr>
              <w:bidi w:val="1"/>
              <w:ind w:right="-14.055118110236435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أدوات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9">
            <w:pPr>
              <w:bidi w:val="1"/>
              <w:ind w:right="-6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بيانات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A">
            <w:pPr>
              <w:bidi w:val="1"/>
              <w:ind w:right="6.141732283464876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بوابة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القبول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B">
            <w:pPr>
              <w:bidi w:val="1"/>
              <w:ind w:right="-4.251968503936894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مقاييس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أساسية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C">
            <w:pPr>
              <w:bidi w:val="1"/>
              <w:ind w:right="17.480314960629357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D">
            <w:pPr>
              <w:bidi w:val="1"/>
              <w:ind w:right="44.40944881889777"/>
              <w:rPr/>
            </w:pPr>
            <w:r w:rsidDel="00000000" w:rsidR="00000000" w:rsidRPr="00000000">
              <w:rPr>
                <w:rtl w:val="1"/>
              </w:rPr>
              <w:t xml:space="preserve">حماية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المنطق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E">
            <w:pPr>
              <w:bidi w:val="1"/>
              <w:ind w:right="-102.51968503936979"/>
              <w:rPr/>
            </w:pPr>
            <w:r w:rsidDel="00000000" w:rsidR="00000000" w:rsidRPr="00000000">
              <w:rPr>
                <w:rtl w:val="0"/>
              </w:rPr>
              <w:t xml:space="preserve">UseCases/Repos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F">
            <w:pPr>
              <w:bidi w:val="1"/>
              <w:ind w:right="-14.055118110236435"/>
              <w:rPr/>
            </w:pPr>
            <w:r w:rsidDel="00000000" w:rsidR="00000000" w:rsidRPr="00000000">
              <w:rPr>
                <w:rtl w:val="0"/>
              </w:rPr>
              <w:t xml:space="preserve">flutter_test + mocktail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0">
            <w:pPr>
              <w:bidi w:val="1"/>
              <w:ind w:right="-60"/>
              <w:rPr/>
            </w:pPr>
            <w:r w:rsidDel="00000000" w:rsidR="00000000" w:rsidRPr="00000000">
              <w:rPr>
                <w:rtl w:val="0"/>
              </w:rPr>
              <w:t xml:space="preserve">Fixtures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1">
            <w:pPr>
              <w:bidi w:val="1"/>
              <w:ind w:right="6.141732283464876"/>
              <w:rPr/>
            </w:pPr>
            <w:r w:rsidDel="00000000" w:rsidR="00000000" w:rsidRPr="00000000">
              <w:rPr>
                <w:rtl w:val="1"/>
              </w:rPr>
              <w:t xml:space="preserve">نجاح</w:t>
            </w:r>
            <w:r w:rsidDel="00000000" w:rsidR="00000000" w:rsidRPr="00000000">
              <w:rPr>
                <w:rtl w:val="1"/>
              </w:rPr>
              <w:t xml:space="preserve"> 100% + </w:t>
            </w:r>
            <w:r w:rsidDel="00000000" w:rsidR="00000000" w:rsidRPr="00000000">
              <w:rPr>
                <w:rtl w:val="1"/>
              </w:rPr>
              <w:t xml:space="preserve">تغطية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 ≥80%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2">
            <w:pPr>
              <w:bidi w:val="1"/>
              <w:ind w:right="-4.251968503936894"/>
              <w:rPr/>
            </w:pPr>
            <w:r w:rsidDel="00000000" w:rsidR="00000000" w:rsidRPr="00000000">
              <w:rPr>
                <w:rtl w:val="1"/>
              </w:rPr>
              <w:t xml:space="preserve">زمن</w:t>
            </w:r>
            <w:r w:rsidDel="00000000" w:rsidR="00000000" w:rsidRPr="00000000">
              <w:rPr>
                <w:rtl w:val="1"/>
              </w:rPr>
              <w:t xml:space="preserve"> &lt;200</w:t>
            </w:r>
            <w:r w:rsidDel="00000000" w:rsidR="00000000" w:rsidRPr="00000000">
              <w:rPr>
                <w:rtl w:val="0"/>
              </w:rPr>
              <w:t xml:space="preserve">ms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اختبار</w:t>
            </w:r>
          </w:p>
        </w:tc>
      </w:tr>
      <w:tr>
        <w:trPr>
          <w:cantSplit w:val="0"/>
          <w:trHeight w:val="12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3">
            <w:pPr>
              <w:bidi w:val="1"/>
              <w:ind w:right="17.480314960629357"/>
              <w:rPr/>
            </w:pPr>
            <w:r w:rsidDel="00000000" w:rsidR="00000000" w:rsidRPr="00000000">
              <w:rPr>
                <w:rtl w:val="0"/>
              </w:rPr>
              <w:t xml:space="preserve">Widget/Golden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4">
            <w:pPr>
              <w:bidi w:val="1"/>
              <w:ind w:right="44.40944881889777"/>
              <w:rPr/>
            </w:pPr>
            <w:r w:rsidDel="00000000" w:rsidR="00000000" w:rsidRPr="00000000">
              <w:rPr>
                <w:rtl w:val="1"/>
              </w:rPr>
              <w:t xml:space="preserve">ثبات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الواجهة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5">
            <w:pPr>
              <w:bidi w:val="1"/>
              <w:ind w:right="-102.51968503936979"/>
              <w:rPr/>
            </w:pPr>
            <w:r w:rsidDel="00000000" w:rsidR="00000000" w:rsidRPr="00000000">
              <w:rPr>
                <w:rtl w:val="0"/>
              </w:rPr>
              <w:t xml:space="preserve">Widgets/States/Visual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6">
            <w:pPr>
              <w:bidi w:val="1"/>
              <w:ind w:right="-14.055118110236435"/>
              <w:rPr/>
            </w:pPr>
            <w:r w:rsidDel="00000000" w:rsidR="00000000" w:rsidRPr="00000000">
              <w:rPr>
                <w:rtl w:val="0"/>
              </w:rPr>
              <w:t xml:space="preserve">flutter_test + golden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7">
            <w:pPr>
              <w:bidi w:val="1"/>
              <w:ind w:right="-60"/>
              <w:rPr/>
            </w:pPr>
            <w:r w:rsidDel="00000000" w:rsidR="00000000" w:rsidRPr="00000000">
              <w:rPr>
                <w:rtl w:val="1"/>
              </w:rPr>
              <w:t xml:space="preserve">صور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خطوط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ثابتة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8">
            <w:pPr>
              <w:bidi w:val="1"/>
              <w:ind w:right="6.141732283464876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100% </w:t>
            </w:r>
            <w:r w:rsidDel="00000000" w:rsidR="00000000" w:rsidRPr="00000000">
              <w:rPr>
                <w:rtl w:val="1"/>
              </w:rPr>
              <w:t xml:space="preserve">للشاشات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الأساسية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9">
            <w:pPr>
              <w:bidi w:val="1"/>
              <w:ind w:right="-4.251968503936894"/>
              <w:rPr/>
            </w:pPr>
            <w:r w:rsidDel="00000000" w:rsidR="00000000" w:rsidRPr="00000000">
              <w:rPr>
                <w:rtl w:val="1"/>
              </w:rPr>
              <w:t xml:space="preserve">صفر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تغي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بصري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غير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مبرر</w:t>
            </w:r>
          </w:p>
        </w:tc>
      </w:tr>
      <w:tr>
        <w:trPr>
          <w:cantSplit w:val="0"/>
          <w:trHeight w:val="12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A">
            <w:pPr>
              <w:bidi w:val="1"/>
              <w:ind w:right="17.480314960629357"/>
              <w:rPr/>
            </w:pPr>
            <w:r w:rsidDel="00000000" w:rsidR="00000000" w:rsidRPr="00000000">
              <w:rPr>
                <w:rtl w:val="0"/>
              </w:rPr>
              <w:t xml:space="preserve">Integration/E2E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B">
            <w:pPr>
              <w:bidi w:val="1"/>
              <w:ind w:right="44.40944881889777"/>
              <w:rPr/>
            </w:pPr>
            <w:r w:rsidDel="00000000" w:rsidR="00000000" w:rsidRPr="00000000">
              <w:rPr>
                <w:rtl w:val="1"/>
              </w:rPr>
              <w:t xml:space="preserve">صحة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الرحلات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C">
            <w:pPr>
              <w:bidi w:val="1"/>
              <w:ind w:right="-102.51968503936979"/>
              <w:rPr/>
            </w:pPr>
            <w:r w:rsidDel="00000000" w:rsidR="00000000" w:rsidRPr="00000000">
              <w:rPr>
                <w:rtl w:val="1"/>
              </w:rPr>
              <w:t xml:space="preserve">تدفقات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الشراء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D">
            <w:pPr>
              <w:bidi w:val="1"/>
              <w:ind w:right="-14.055118110236435"/>
              <w:rPr/>
            </w:pPr>
            <w:r w:rsidDel="00000000" w:rsidR="00000000" w:rsidRPr="00000000">
              <w:rPr>
                <w:rtl w:val="0"/>
              </w:rPr>
              <w:t xml:space="preserve">integration_test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E">
            <w:pPr>
              <w:bidi w:val="1"/>
              <w:ind w:right="-60"/>
              <w:rPr/>
            </w:pPr>
            <w:r w:rsidDel="00000000" w:rsidR="00000000" w:rsidRPr="00000000">
              <w:rPr>
                <w:rtl w:val="1"/>
              </w:rPr>
              <w:t xml:space="preserve">حسابات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منتجات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قسائم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F">
            <w:pPr>
              <w:bidi w:val="1"/>
              <w:ind w:right="6.141732283464876"/>
              <w:rPr/>
            </w:pPr>
            <w:r w:rsidDel="00000000" w:rsidR="00000000" w:rsidRPr="00000000">
              <w:rPr>
                <w:rtl w:val="1"/>
              </w:rPr>
              <w:t xml:space="preserve">نجاح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كامل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iOS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Android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0">
            <w:pPr>
              <w:bidi w:val="1"/>
              <w:ind w:right="-4.251968503936894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rtl w:val="1"/>
              </w:rPr>
              <w:t xml:space="preserve">95 </w:t>
            </w:r>
            <w:r w:rsidDel="00000000" w:rsidR="00000000" w:rsidRPr="00000000">
              <w:rPr>
                <w:rtl w:val="1"/>
              </w:rPr>
              <w:t xml:space="preserve">ضمن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الميزانية</w:t>
            </w:r>
          </w:p>
        </w:tc>
      </w:tr>
      <w:tr>
        <w:trPr>
          <w:cantSplit w:val="0"/>
          <w:trHeight w:val="15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1">
            <w:pPr>
              <w:bidi w:val="1"/>
              <w:ind w:right="17.480314960629357"/>
              <w:rPr/>
            </w:pPr>
            <w:r w:rsidDel="00000000" w:rsidR="00000000" w:rsidRPr="00000000">
              <w:rPr>
                <w:rtl w:val="0"/>
              </w:rPr>
              <w:t xml:space="preserve">Post-release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2">
            <w:pPr>
              <w:bidi w:val="1"/>
              <w:ind w:right="44.40944881889777"/>
              <w:rPr/>
            </w:pPr>
            <w:r w:rsidDel="00000000" w:rsidR="00000000" w:rsidRPr="00000000">
              <w:rPr>
                <w:rtl w:val="1"/>
              </w:rPr>
              <w:t xml:space="preserve">صحة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أرض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الواقع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3">
            <w:pPr>
              <w:bidi w:val="1"/>
              <w:ind w:right="-102.51968503936979"/>
              <w:rPr/>
            </w:pPr>
            <w:r w:rsidDel="00000000" w:rsidR="00000000" w:rsidRPr="00000000">
              <w:rPr>
                <w:rtl w:val="0"/>
              </w:rPr>
              <w:t xml:space="preserve">Crash/Perf/Funnel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4">
            <w:pPr>
              <w:bidi w:val="1"/>
              <w:ind w:right="-14.055118110236435"/>
              <w:rPr/>
            </w:pPr>
            <w:r w:rsidDel="00000000" w:rsidR="00000000" w:rsidRPr="00000000">
              <w:rPr>
                <w:rtl w:val="0"/>
              </w:rPr>
              <w:t xml:space="preserve">Crashlytics/Perf/GA4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5">
            <w:pPr>
              <w:bidi w:val="1"/>
              <w:ind w:right="-60"/>
              <w:rPr/>
            </w:pPr>
            <w:r w:rsidDel="00000000" w:rsidR="00000000" w:rsidRPr="00000000">
              <w:rPr>
                <w:rtl w:val="1"/>
              </w:rPr>
              <w:t xml:space="preserve">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6">
            <w:pPr>
              <w:bidi w:val="1"/>
              <w:ind w:right="6.141732283464876"/>
              <w:rPr/>
            </w:pPr>
            <w:r w:rsidDel="00000000" w:rsidR="00000000" w:rsidRPr="00000000">
              <w:rPr>
                <w:rtl w:val="0"/>
              </w:rPr>
              <w:t xml:space="preserve">SLOs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محققة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7">
            <w:pPr>
              <w:bidi w:val="1"/>
              <w:ind w:right="-4.251968503936894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Crash-free ≥98.5%</w:t>
            </w:r>
          </w:p>
        </w:tc>
      </w:tr>
    </w:tbl>
    <w:p w:rsidR="00000000" w:rsidDel="00000000" w:rsidP="00000000" w:rsidRDefault="00000000" w:rsidRPr="00000000" w14:paraId="00000DF8">
      <w:pPr>
        <w:bidi w:val="1"/>
        <w:spacing w:after="240" w:before="240" w:lineRule="auto"/>
        <w:ind w:left="-1133.858267716535" w:right="-1316.456692913384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9">
      <w:pPr>
        <w:bidi w:val="1"/>
        <w:spacing w:after="240" w:before="240" w:lineRule="auto"/>
        <w:ind w:left="-1133.858267716535" w:right="-1316.456692913384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ملاحظة</w:t>
      </w:r>
      <w:r w:rsidDel="00000000" w:rsidR="00000000" w:rsidRPr="00000000">
        <w:rPr>
          <w:b w:val="1"/>
          <w:sz w:val="24"/>
          <w:szCs w:val="24"/>
          <w:rtl w:val="1"/>
        </w:rPr>
        <w:t xml:space="preserve">///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اجعل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يمر</w:t>
      </w:r>
      <w:r w:rsidDel="00000000" w:rsidR="00000000" w:rsidRPr="00000000">
        <w:rPr>
          <w:sz w:val="24"/>
          <w:szCs w:val="24"/>
          <w:rtl w:val="1"/>
        </w:rPr>
        <w:t xml:space="preserve">ّ </w:t>
      </w:r>
      <w:r w:rsidDel="00000000" w:rsidR="00000000" w:rsidRPr="00000000">
        <w:rPr>
          <w:sz w:val="24"/>
          <w:szCs w:val="24"/>
          <w:rtl w:val="1"/>
        </w:rPr>
        <w:t xml:space="preserve">بـ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Unit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Widget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Golden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نف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ذ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Integration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ليلي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Release Candidate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وبعد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الإطلاق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راقب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SLOs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تلقائي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Auto-rollback/Stop Rollout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إذا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انكسرت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العتبات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DFA">
      <w:pPr>
        <w:bidi w:val="1"/>
        <w:ind w:left="-1275.5905511811022" w:right="-1316.4566929133848" w:firstLine="0"/>
        <w:rPr/>
        <w:sectPr>
          <w:headerReference r:id="rId15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16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yq1gxewkkc9l" w:id="415"/>
      <w:bookmarkEnd w:id="415"/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لإغلاق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الفجوات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C">
      <w:pPr>
        <w:pStyle w:val="Heading1"/>
        <w:keepNext w:val="0"/>
        <w:keepLines w:val="0"/>
        <w:bidi w:val="1"/>
        <w:spacing w:before="480" w:lineRule="auto"/>
        <w:ind w:right="-1032.9921259842508"/>
        <w:rPr>
          <w:b w:val="1"/>
          <w:sz w:val="46"/>
          <w:szCs w:val="46"/>
        </w:rPr>
      </w:pPr>
      <w:bookmarkStart w:colFirst="0" w:colLast="0" w:name="_1voxd7hlwl3o" w:id="416"/>
      <w:bookmarkEnd w:id="41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</w:t>
      </w:r>
      <w:r w:rsidDel="00000000" w:rsidR="00000000" w:rsidRPr="00000000">
        <w:rPr>
          <w:b w:val="1"/>
          <w:sz w:val="46"/>
          <w:szCs w:val="46"/>
          <w:rtl w:val="1"/>
        </w:rPr>
        <w:t xml:space="preserve">مهمة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لإغلاق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الفجوات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DFD">
      <w:pPr>
        <w:numPr>
          <w:ilvl w:val="0"/>
          <w:numId w:val="102"/>
        </w:numPr>
        <w:bidi w:val="1"/>
        <w:spacing w:after="0" w:afterAutospacing="0" w:before="240" w:lineRule="auto"/>
        <w:ind w:left="-992.125984251968" w:right="-1316.4566929133848" w:hanging="27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خريطة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المعماريات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والبيئات</w:t>
      </w:r>
    </w:p>
    <w:p w:rsidR="00000000" w:rsidDel="00000000" w:rsidP="00000000" w:rsidRDefault="00000000" w:rsidRPr="00000000" w14:paraId="00000DFE">
      <w:pPr>
        <w:numPr>
          <w:ilvl w:val="0"/>
          <w:numId w:val="202"/>
        </w:numPr>
        <w:bidi w:val="1"/>
        <w:spacing w:after="0" w:afterAutospacing="0" w:before="0" w:beforeAutospacing="0" w:lineRule="auto"/>
        <w:ind w:left="-992.125984251968" w:right="-1316.4566929133848" w:hanging="27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ومفاتيح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Secrets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Vault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FF">
      <w:pPr>
        <w:numPr>
          <w:ilvl w:val="0"/>
          <w:numId w:val="202"/>
        </w:numPr>
        <w:bidi w:val="1"/>
        <w:spacing w:after="0" w:afterAutospacing="0" w:before="0" w:beforeAutospacing="0" w:lineRule="auto"/>
        <w:ind w:left="-992.125984251968" w:right="-1316.4566929133848" w:hanging="27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Feature Flags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تجريب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بالاختبارات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00">
      <w:pPr>
        <w:numPr>
          <w:ilvl w:val="0"/>
          <w:numId w:val="99"/>
        </w:numPr>
        <w:bidi w:val="1"/>
        <w:spacing w:after="0" w:afterAutospacing="0" w:before="0" w:beforeAutospacing="0" w:lineRule="auto"/>
        <w:ind w:left="-992.125984251968" w:right="-1316.4566929133848" w:hanging="27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معايير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الكود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والجودة</w:t>
      </w:r>
    </w:p>
    <w:p w:rsidR="00000000" w:rsidDel="00000000" w:rsidP="00000000" w:rsidRDefault="00000000" w:rsidRPr="00000000" w14:paraId="00000E01">
      <w:pPr>
        <w:numPr>
          <w:ilvl w:val="0"/>
          <w:numId w:val="13"/>
        </w:numPr>
        <w:bidi w:val="1"/>
        <w:spacing w:after="0" w:afterAutospacing="0" w:before="0" w:beforeAutospacing="0" w:lineRule="auto"/>
        <w:ind w:left="-992.125984251968" w:right="-1316.4566929133848" w:hanging="270"/>
      </w:pP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Formatting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effective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dart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مستهدفة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(≥80% </w:t>
      </w:r>
      <w:r w:rsidDel="00000000" w:rsidR="00000000" w:rsidRPr="00000000">
        <w:rPr>
          <w:rtl w:val="1"/>
        </w:rPr>
        <w:t xml:space="preserve">للوحدات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نمط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Bloc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Provider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Riverpod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02">
      <w:pPr>
        <w:numPr>
          <w:ilvl w:val="0"/>
          <w:numId w:val="13"/>
        </w:numPr>
        <w:bidi w:val="1"/>
        <w:spacing w:after="0" w:afterAutospacing="0" w:before="0" w:beforeAutospacing="0" w:lineRule="auto"/>
        <w:ind w:left="-992.125984251968" w:right="-1316.4566929133848" w:hanging="270"/>
      </w:pPr>
      <w:r w:rsidDel="00000000" w:rsidR="00000000" w:rsidRPr="00000000">
        <w:rPr>
          <w:rtl w:val="1"/>
        </w:rPr>
        <w:t xml:space="preserve">اتفاقية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Versioning/SemVer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GitFlow/Trunk-Based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Requests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03">
      <w:pPr>
        <w:numPr>
          <w:ilvl w:val="0"/>
          <w:numId w:val="193"/>
        </w:numPr>
        <w:bidi w:val="1"/>
        <w:spacing w:after="0" w:afterAutospacing="0" w:before="0" w:beforeAutospacing="0" w:lineRule="auto"/>
        <w:ind w:left="-992.125984251968" w:right="-1316.4566929133848" w:hanging="27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CI/CD Codemagic</w:t>
      </w:r>
    </w:p>
    <w:p w:rsidR="00000000" w:rsidDel="00000000" w:rsidP="00000000" w:rsidRDefault="00000000" w:rsidRPr="00000000" w14:paraId="00000E04">
      <w:pPr>
        <w:numPr>
          <w:ilvl w:val="0"/>
          <w:numId w:val="155"/>
        </w:numPr>
        <w:bidi w:val="1"/>
        <w:spacing w:after="0" w:afterAutospacing="0" w:before="0" w:beforeAutospacing="0" w:lineRule="auto"/>
        <w:ind w:left="-992.125984251968" w:right="-1440" w:hanging="270"/>
      </w:pPr>
      <w:r w:rsidDel="00000000" w:rsidR="00000000" w:rsidRPr="00000000">
        <w:rPr>
          <w:rtl w:val="0"/>
        </w:rPr>
        <w:t xml:space="preserve">Jobs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widget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integration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</w:t>
      </w:r>
      <w:r w:rsidDel="00000000" w:rsidR="00000000" w:rsidRPr="00000000">
        <w:rPr>
          <w:rtl w:val="0"/>
        </w:rPr>
        <w:t xml:space="preserve">Build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Static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Analysis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licenses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</w:t>
      </w:r>
      <w:r w:rsidDel="00000000" w:rsidR="00000000" w:rsidRPr="00000000">
        <w:rPr>
          <w:rtl w:val="0"/>
        </w:rPr>
        <w:t xml:space="preserve">Sign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Upload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05">
      <w:pPr>
        <w:numPr>
          <w:ilvl w:val="0"/>
          <w:numId w:val="155"/>
        </w:numPr>
        <w:bidi w:val="1"/>
        <w:spacing w:after="0" w:afterAutospacing="0" w:before="0" w:beforeAutospacing="0" w:lineRule="auto"/>
        <w:ind w:left="-992.125984251968" w:right="-1316.4566929133848" w:hanging="270"/>
      </w:pPr>
      <w:r w:rsidDel="00000000" w:rsidR="00000000" w:rsidRPr="00000000">
        <w:rPr>
          <w:b w:val="1"/>
          <w:rtl w:val="0"/>
        </w:rPr>
        <w:t xml:space="preserve">Release gates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عتبات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06">
      <w:pPr>
        <w:numPr>
          <w:ilvl w:val="0"/>
          <w:numId w:val="155"/>
        </w:numPr>
        <w:bidi w:val="1"/>
        <w:spacing w:after="0" w:afterAutospacing="0" w:before="0" w:beforeAutospacing="0" w:lineRule="auto"/>
        <w:ind w:left="-992.125984251968" w:right="-1316.4566929133848" w:hanging="270"/>
      </w:pPr>
      <w:r w:rsidDel="00000000" w:rsidR="00000000" w:rsidRPr="00000000">
        <w:rPr>
          <w:rtl w:val="1"/>
        </w:rPr>
        <w:t xml:space="preserve">توزيعات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Beta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TestFlight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Play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Internal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07">
      <w:pPr>
        <w:numPr>
          <w:ilvl w:val="0"/>
          <w:numId w:val="414"/>
        </w:numPr>
        <w:bidi w:val="1"/>
        <w:spacing w:after="0" w:afterAutospacing="0" w:before="0" w:beforeAutospacing="0" w:lineRule="auto"/>
        <w:ind w:left="-992.125984251968" w:right="-1316.4566929133848" w:hanging="27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الاختبارات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المعيارية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Pyramid</w:t>
      </w:r>
      <w:r w:rsidDel="00000000" w:rsidR="00000000" w:rsidRPr="00000000">
        <w:rPr>
          <w:b w:val="1"/>
          <w:sz w:val="24"/>
          <w:szCs w:val="24"/>
          <w:rtl w:val="1"/>
        </w:rPr>
        <w:t xml:space="preserve">) </w:t>
      </w:r>
    </w:p>
    <w:p w:rsidR="00000000" w:rsidDel="00000000" w:rsidP="00000000" w:rsidRDefault="00000000" w:rsidRPr="00000000" w14:paraId="00000E08">
      <w:pPr>
        <w:numPr>
          <w:ilvl w:val="0"/>
          <w:numId w:val="411"/>
        </w:numPr>
        <w:bidi w:val="1"/>
        <w:spacing w:after="0" w:afterAutospacing="0" w:before="0" w:beforeAutospacing="0" w:lineRule="auto"/>
        <w:ind w:left="-992.125984251968" w:right="-1316.4566929133848" w:hanging="270"/>
      </w:pPr>
      <w:r w:rsidDel="00000000" w:rsidR="00000000" w:rsidRPr="00000000">
        <w:rPr>
          <w:b w:val="1"/>
          <w:rtl w:val="0"/>
        </w:rPr>
        <w:t xml:space="preserve">Unit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النماذج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المرافق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الفاليديتورز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0"/>
        </w:rPr>
        <w:t xml:space="preserve">Widget/Golden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b w:val="1"/>
          <w:rtl w:val="0"/>
        </w:rPr>
        <w:t xml:space="preserve">Integration/E2E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رحلات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والدفع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المرتجعات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09">
      <w:pPr>
        <w:numPr>
          <w:ilvl w:val="0"/>
          <w:numId w:val="411"/>
        </w:numPr>
        <w:bidi w:val="1"/>
        <w:spacing w:after="0" w:afterAutospacing="0" w:before="0" w:beforeAutospacing="0" w:lineRule="auto"/>
        <w:ind w:left="-992.125984251968" w:right="-1316.4566929133848" w:hanging="270"/>
      </w:pPr>
      <w:r w:rsidDel="00000000" w:rsidR="00000000" w:rsidRPr="00000000">
        <w:rPr>
          <w:b w:val="1"/>
          <w:rtl w:val="0"/>
        </w:rPr>
        <w:t xml:space="preserve">Matrix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الأجهزة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أنظمة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التشغيل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كبيرة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شبكات</w:t>
      </w:r>
      <w:r w:rsidDel="00000000" w:rsidR="00000000" w:rsidRPr="00000000">
        <w:rPr>
          <w:rtl w:val="1"/>
        </w:rPr>
        <w:t xml:space="preserve"> 3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ضعيفة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لغتين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داكن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فاتح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0A">
      <w:pPr>
        <w:numPr>
          <w:ilvl w:val="0"/>
          <w:numId w:val="317"/>
        </w:numPr>
        <w:bidi w:val="1"/>
        <w:spacing w:after="0" w:afterAutospacing="0" w:before="0" w:beforeAutospacing="0" w:lineRule="auto"/>
        <w:ind w:left="-992.125984251968" w:right="-1316.4566929133848" w:hanging="27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الأداء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Performance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Budgets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E0B">
      <w:pPr>
        <w:numPr>
          <w:ilvl w:val="0"/>
          <w:numId w:val="418"/>
        </w:numPr>
        <w:bidi w:val="1"/>
        <w:spacing w:after="0" w:afterAutospacing="0" w:before="0" w:beforeAutospacing="0" w:lineRule="auto"/>
        <w:ind w:left="-992.125984251968" w:right="-1316.4566929133848" w:hanging="270"/>
      </w:pPr>
      <w:r w:rsidDel="00000000" w:rsidR="00000000" w:rsidRPr="00000000">
        <w:rPr>
          <w:rtl w:val="1"/>
        </w:rPr>
        <w:t xml:space="preserve">أهداف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50/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Render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Content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القسائم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0C">
      <w:pPr>
        <w:numPr>
          <w:ilvl w:val="0"/>
          <w:numId w:val="418"/>
        </w:numPr>
        <w:bidi w:val="1"/>
        <w:spacing w:after="0" w:afterAutospacing="0" w:before="0" w:beforeAutospacing="0" w:lineRule="auto"/>
        <w:ind w:left="-992.125984251968" w:right="-1316.4566929133848" w:hanging="270"/>
      </w:pP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jank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raster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build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leaks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0D">
      <w:pPr>
        <w:numPr>
          <w:ilvl w:val="0"/>
          <w:numId w:val="368"/>
        </w:numPr>
        <w:bidi w:val="1"/>
        <w:spacing w:after="0" w:afterAutospacing="0" w:before="0" w:beforeAutospacing="0" w:lineRule="auto"/>
        <w:ind w:left="-992.125984251968" w:right="-1316.4566929133848" w:hanging="27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الأمان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والخصوصية</w:t>
      </w:r>
    </w:p>
    <w:p w:rsidR="00000000" w:rsidDel="00000000" w:rsidP="00000000" w:rsidRDefault="00000000" w:rsidRPr="00000000" w14:paraId="00000E0E">
      <w:pPr>
        <w:numPr>
          <w:ilvl w:val="0"/>
          <w:numId w:val="313"/>
        </w:numPr>
        <w:bidi w:val="1"/>
        <w:spacing w:after="0" w:afterAutospacing="0" w:before="0" w:beforeAutospacing="0" w:lineRule="auto"/>
        <w:ind w:left="-992.125984251968" w:right="-1316.4566929133848" w:hanging="270"/>
      </w:pP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للتوكينات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Retry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Idempotency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قيود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تشويش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OTP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مكافحة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0F">
      <w:pPr>
        <w:numPr>
          <w:ilvl w:val="0"/>
          <w:numId w:val="313"/>
        </w:numPr>
        <w:bidi w:val="1"/>
        <w:spacing w:after="0" w:afterAutospacing="0" w:before="0" w:beforeAutospacing="0" w:lineRule="auto"/>
        <w:ind w:left="-992.125984251968" w:right="-1316.4566929133848" w:hanging="270"/>
      </w:pPr>
      <w:r w:rsidDel="00000000" w:rsidR="00000000" w:rsidRPr="00000000">
        <w:rPr>
          <w:rtl w:val="1"/>
        </w:rPr>
        <w:t xml:space="preserve">صفحة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خصوصية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وأذونات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ATT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runtime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permissions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الرفض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10">
      <w:pPr>
        <w:numPr>
          <w:ilvl w:val="0"/>
          <w:numId w:val="359"/>
        </w:numPr>
        <w:bidi w:val="1"/>
        <w:spacing w:after="0" w:afterAutospacing="0" w:before="0" w:beforeAutospacing="0" w:lineRule="auto"/>
        <w:ind w:left="-992.125984251968" w:right="-1316.4566929133848" w:hanging="27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التحليلات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والقياس</w:t>
      </w:r>
    </w:p>
    <w:p w:rsidR="00000000" w:rsidDel="00000000" w:rsidP="00000000" w:rsidRDefault="00000000" w:rsidRPr="00000000" w14:paraId="00000E11">
      <w:pPr>
        <w:numPr>
          <w:ilvl w:val="0"/>
          <w:numId w:val="108"/>
        </w:numPr>
        <w:bidi w:val="1"/>
        <w:spacing w:after="0" w:afterAutospacing="0" w:before="0" w:beforeAutospacing="0" w:lineRule="auto"/>
        <w:ind w:left="-992.125984251968" w:right="-1316.4566929133848" w:hanging="270"/>
      </w:pPr>
      <w:r w:rsidDel="00000000" w:rsidR="00000000" w:rsidRPr="00000000">
        <w:rPr>
          <w:rtl w:val="1"/>
        </w:rPr>
        <w:t xml:space="preserve">مخطط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Params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funnel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begin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payment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info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purchase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12">
      <w:pPr>
        <w:numPr>
          <w:ilvl w:val="0"/>
          <w:numId w:val="108"/>
        </w:numPr>
        <w:bidi w:val="1"/>
        <w:spacing w:after="0" w:afterAutospacing="0" w:before="0" w:beforeAutospacing="0" w:lineRule="auto"/>
        <w:ind w:left="-992.125984251968" w:right="-1316.4566929133848" w:hanging="27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وداشبود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Metabase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العميقة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الإشعارات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13">
      <w:pPr>
        <w:numPr>
          <w:ilvl w:val="0"/>
          <w:numId w:val="92"/>
        </w:numPr>
        <w:bidi w:val="1"/>
        <w:spacing w:after="0" w:afterAutospacing="0" w:before="0" w:beforeAutospacing="0" w:lineRule="auto"/>
        <w:ind w:left="-992.125984251968" w:right="-1316.4566929133848" w:hanging="27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التجربة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والمنتج</w:t>
      </w:r>
    </w:p>
    <w:p w:rsidR="00000000" w:rsidDel="00000000" w:rsidP="00000000" w:rsidRDefault="00000000" w:rsidRPr="00000000" w14:paraId="00000E14">
      <w:pPr>
        <w:numPr>
          <w:ilvl w:val="0"/>
          <w:numId w:val="126"/>
        </w:numPr>
        <w:bidi w:val="1"/>
        <w:spacing w:after="0" w:afterAutospacing="0" w:before="0" w:beforeAutospacing="0" w:lineRule="auto"/>
        <w:ind w:left="-992.125984251968" w:right="-1316.4566929133848" w:hanging="270"/>
      </w:pPr>
      <w:r w:rsidDel="00000000" w:rsidR="00000000" w:rsidRPr="00000000">
        <w:rPr>
          <w:b w:val="1"/>
          <w:rtl w:val="0"/>
        </w:rPr>
        <w:t xml:space="preserve">Offline/Degrade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إشارات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المخزون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المباشرة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fallback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للصور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policy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للواجهة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tone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style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الوضع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الداكن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15">
      <w:pPr>
        <w:numPr>
          <w:ilvl w:val="0"/>
          <w:numId w:val="126"/>
        </w:numPr>
        <w:bidi w:val="1"/>
        <w:spacing w:after="0" w:afterAutospacing="0" w:before="0" w:beforeAutospacing="0" w:lineRule="auto"/>
        <w:ind w:left="-992.125984251968" w:right="-1316.4566929133848" w:hanging="27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للصور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أحجام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قص</w:t>
      </w:r>
      <w:r w:rsidDel="00000000" w:rsidR="00000000" w:rsidRPr="00000000">
        <w:rPr>
          <w:rtl w:val="1"/>
        </w:rPr>
        <w:t xml:space="preserve">ّ/</w:t>
      </w:r>
      <w:r w:rsidDel="00000000" w:rsidR="00000000" w:rsidRPr="00000000">
        <w:rPr>
          <w:rtl w:val="0"/>
        </w:rPr>
        <w:t xml:space="preserve">WebP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Placeholder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Shimmer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16">
      <w:pPr>
        <w:numPr>
          <w:ilvl w:val="0"/>
          <w:numId w:val="114"/>
        </w:numPr>
        <w:bidi w:val="1"/>
        <w:spacing w:after="0" w:afterAutospacing="0" w:before="0" w:beforeAutospacing="0" w:lineRule="auto"/>
        <w:ind w:left="-992.125984251968" w:right="-1316.4566929133848" w:hanging="27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إدارة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الإطلاق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والمتجر</w:t>
      </w:r>
    </w:p>
    <w:p w:rsidR="00000000" w:rsidDel="00000000" w:rsidP="00000000" w:rsidRDefault="00000000" w:rsidRPr="00000000" w14:paraId="00000E17">
      <w:pPr>
        <w:numPr>
          <w:ilvl w:val="0"/>
          <w:numId w:val="275"/>
        </w:numPr>
        <w:bidi w:val="1"/>
        <w:spacing w:after="0" w:afterAutospacing="0" w:before="0" w:beforeAutospacing="0" w:lineRule="auto"/>
        <w:ind w:left="-992.125984251968" w:right="-1316.4566929133848" w:hanging="270"/>
      </w:pPr>
      <w:r w:rsidDel="00000000" w:rsidR="00000000" w:rsidRPr="00000000">
        <w:rPr>
          <w:rtl w:val="1"/>
        </w:rPr>
        <w:t xml:space="preserve">مواد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المتجر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لقطات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أيقونات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Privacy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labels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tl w:val="0"/>
        </w:rPr>
        <w:t xml:space="preserve">Checklists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للمتجرين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توقيع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18">
      <w:pPr>
        <w:numPr>
          <w:ilvl w:val="0"/>
          <w:numId w:val="300"/>
        </w:numPr>
        <w:bidi w:val="1"/>
        <w:spacing w:after="0" w:afterAutospacing="0" w:before="0" w:beforeAutospacing="0" w:lineRule="auto"/>
        <w:ind w:left="-992.125984251968" w:right="-1316.4566929133848" w:hanging="27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Runbooks/Playbooks</w:t>
      </w:r>
    </w:p>
    <w:p w:rsidR="00000000" w:rsidDel="00000000" w:rsidP="00000000" w:rsidRDefault="00000000" w:rsidRPr="00000000" w14:paraId="00000E19">
      <w:pPr>
        <w:numPr>
          <w:ilvl w:val="0"/>
          <w:numId w:val="409"/>
        </w:numPr>
        <w:bidi w:val="1"/>
        <w:spacing w:after="240" w:before="0" w:beforeAutospacing="0" w:lineRule="auto"/>
        <w:ind w:left="-992.125984251968" w:right="-1316.4566929133848" w:hanging="270"/>
      </w:pPr>
      <w:r w:rsidDel="00000000" w:rsidR="00000000" w:rsidRPr="00000000">
        <w:rPr>
          <w:rtl w:val="1"/>
        </w:rPr>
        <w:t xml:space="preserve">كتي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Incident response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Rollback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Hotfix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Maintenance windows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1"/>
        </w:rPr>
        <w:t xml:space="preserve">اتفاقيات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التواصل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Support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1A">
      <w:pPr>
        <w:bidi w:val="1"/>
        <w:ind w:right="-1032.99212598425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B">
      <w:pPr>
        <w:bidi w:val="1"/>
        <w:ind w:right="-1032.99212598425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C">
      <w:pPr>
        <w:bidi w:val="1"/>
        <w:ind w:right="-1032.99212598425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D">
      <w:pPr>
        <w:bidi w:val="1"/>
        <w:ind w:right="-1032.99212598425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E">
      <w:pPr>
        <w:bidi w:val="1"/>
        <w:ind w:right="-1032.99212598425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F">
      <w:pPr>
        <w:bidi w:val="1"/>
        <w:ind w:right="-1032.992125984250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0">
      <w:pPr>
        <w:pStyle w:val="Heading1"/>
        <w:keepNext w:val="0"/>
        <w:keepLines w:val="0"/>
        <w:bidi w:val="1"/>
        <w:spacing w:before="480" w:lineRule="auto"/>
        <w:ind w:right="-1032.9921259842508"/>
        <w:rPr>
          <w:b w:val="1"/>
          <w:sz w:val="46"/>
          <w:szCs w:val="46"/>
        </w:rPr>
      </w:pPr>
      <w:bookmarkStart w:colFirst="0" w:colLast="0" w:name="_7ktl81qnxm3y" w:id="417"/>
      <w:bookmarkEnd w:id="417"/>
      <w:r w:rsidDel="00000000" w:rsidR="00000000" w:rsidRPr="00000000">
        <w:rPr>
          <w:b w:val="1"/>
          <w:sz w:val="46"/>
          <w:szCs w:val="46"/>
          <w:rtl w:val="1"/>
        </w:rPr>
        <w:t xml:space="preserve">توصيات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تنفيذية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مختصرة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وقابلة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للتطبيق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فور</w:t>
      </w:r>
      <w:r w:rsidDel="00000000" w:rsidR="00000000" w:rsidRPr="00000000">
        <w:rPr>
          <w:b w:val="1"/>
          <w:sz w:val="46"/>
          <w:szCs w:val="46"/>
          <w:rtl w:val="1"/>
        </w:rPr>
        <w:t xml:space="preserve">ً</w:t>
      </w:r>
      <w:r w:rsidDel="00000000" w:rsidR="00000000" w:rsidRPr="00000000">
        <w:rPr>
          <w:b w:val="1"/>
          <w:sz w:val="46"/>
          <w:szCs w:val="46"/>
          <w:rtl w:val="1"/>
        </w:rPr>
        <w:t xml:space="preserve">ا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E21">
      <w:pPr>
        <w:bidi w:val="1"/>
        <w:spacing w:after="240" w:before="240" w:lineRule="auto"/>
        <w:ind w:right="-1032.9921259842508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b w:val="1"/>
          <w:sz w:val="24"/>
          <w:szCs w:val="24"/>
          <w:rtl w:val="1"/>
        </w:rPr>
        <w:t xml:space="preserve">جداول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معيارية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E22">
      <w:pPr>
        <w:numPr>
          <w:ilvl w:val="0"/>
          <w:numId w:val="244"/>
        </w:numPr>
        <w:spacing w:after="0" w:afterAutospacing="0" w:before="240" w:lineRule="auto"/>
        <w:ind w:left="-992.1259842519685" w:right="-1316.4566929133848" w:hanging="360.0000000000001"/>
      </w:pPr>
      <w:r w:rsidDel="00000000" w:rsidR="00000000" w:rsidRPr="00000000">
        <w:rPr>
          <w:b w:val="1"/>
          <w:rtl w:val="0"/>
        </w:rPr>
        <w:t xml:space="preserve">Error Catalog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module | http_status | error_code | user_msg_ar | user_msg_en | severity | retry | telemetry | SLO | fallback_ui</w:t>
      </w:r>
    </w:p>
    <w:p w:rsidR="00000000" w:rsidDel="00000000" w:rsidP="00000000" w:rsidRDefault="00000000" w:rsidRPr="00000000" w14:paraId="00000E23">
      <w:pPr>
        <w:numPr>
          <w:ilvl w:val="0"/>
          <w:numId w:val="244"/>
        </w:numPr>
        <w:spacing w:after="0" w:afterAutospacing="0" w:before="0" w:beforeAutospacing="0" w:lineRule="auto"/>
        <w:ind w:left="-992.1259842519685" w:right="-1316.4566929133848" w:hanging="360.0000000000001"/>
      </w:pPr>
      <w:r w:rsidDel="00000000" w:rsidR="00000000" w:rsidRPr="00000000">
        <w:rPr>
          <w:b w:val="1"/>
          <w:rtl w:val="0"/>
        </w:rPr>
        <w:t xml:space="preserve">Cache/TTL Matrix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screen/data | source | TTL | invalidate_on | offline_behavior | test_ids</w:t>
      </w:r>
    </w:p>
    <w:p w:rsidR="00000000" w:rsidDel="00000000" w:rsidP="00000000" w:rsidRDefault="00000000" w:rsidRPr="00000000" w14:paraId="00000E24">
      <w:pPr>
        <w:numPr>
          <w:ilvl w:val="0"/>
          <w:numId w:val="244"/>
        </w:numPr>
        <w:spacing w:after="0" w:afterAutospacing="0" w:before="0" w:beforeAutospacing="0" w:lineRule="auto"/>
        <w:ind w:left="-992.1259842519685" w:right="-1316.4566929133848" w:hanging="360.0000000000001"/>
      </w:pPr>
      <w:r w:rsidDel="00000000" w:rsidR="00000000" w:rsidRPr="00000000">
        <w:rPr>
          <w:b w:val="1"/>
          <w:rtl w:val="0"/>
        </w:rPr>
        <w:t xml:space="preserve">Deep Link Matrix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 | route | required_params | optional | fallback | analytics_event | test_case_id</w:t>
      </w:r>
    </w:p>
    <w:p w:rsidR="00000000" w:rsidDel="00000000" w:rsidP="00000000" w:rsidRDefault="00000000" w:rsidRPr="00000000" w14:paraId="00000E25">
      <w:pPr>
        <w:numPr>
          <w:ilvl w:val="0"/>
          <w:numId w:val="244"/>
        </w:numPr>
        <w:spacing w:after="0" w:afterAutospacing="0" w:before="0" w:beforeAutospacing="0" w:lineRule="auto"/>
        <w:ind w:left="-992.1259842519685" w:right="-1316.4566929133848" w:hanging="360.0000000000001"/>
      </w:pPr>
      <w:r w:rsidDel="00000000" w:rsidR="00000000" w:rsidRPr="00000000">
        <w:rPr>
          <w:b w:val="1"/>
          <w:rtl w:val="0"/>
        </w:rPr>
        <w:t xml:space="preserve">Accessibility Checklist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 | min-touch-target | contrast-ratio | semantics-labels | dynamic-type | keyboard-nav</w:t>
      </w:r>
    </w:p>
    <w:p w:rsidR="00000000" w:rsidDel="00000000" w:rsidP="00000000" w:rsidRDefault="00000000" w:rsidRPr="00000000" w14:paraId="00000E26">
      <w:pPr>
        <w:numPr>
          <w:ilvl w:val="0"/>
          <w:numId w:val="244"/>
        </w:numPr>
        <w:spacing w:after="0" w:afterAutospacing="0" w:before="0" w:beforeAutospacing="0" w:lineRule="auto"/>
        <w:ind w:left="-992.1259842519685" w:right="-1316.4566929133848" w:hanging="360.0000000000001"/>
      </w:pPr>
      <w:r w:rsidDel="00000000" w:rsidR="00000000" w:rsidRPr="00000000">
        <w:rPr>
          <w:b w:val="1"/>
          <w:rtl w:val="0"/>
        </w:rPr>
        <w:t xml:space="preserve">Alerting/SLOs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metric | threshold | window | channel | owner | runbook | auto-rollout-stop?</w:t>
      </w:r>
    </w:p>
    <w:p w:rsidR="00000000" w:rsidDel="00000000" w:rsidP="00000000" w:rsidRDefault="00000000" w:rsidRPr="00000000" w14:paraId="00000E27">
      <w:pPr>
        <w:numPr>
          <w:ilvl w:val="0"/>
          <w:numId w:val="244"/>
        </w:numPr>
        <w:spacing w:after="240" w:before="0" w:beforeAutospacing="0" w:lineRule="auto"/>
        <w:ind w:left="-992.1259842519685" w:right="-1316.4566929133848" w:hanging="360.0000000000001"/>
      </w:pPr>
      <w:r w:rsidDel="00000000" w:rsidR="00000000" w:rsidRPr="00000000">
        <w:rPr>
          <w:b w:val="1"/>
          <w:rtl w:val="0"/>
        </w:rPr>
        <w:t xml:space="preserve">Device/OS Test Matrix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os | version | device class | screen size | locale | theme | network profile</w:t>
      </w:r>
    </w:p>
    <w:p w:rsidR="00000000" w:rsidDel="00000000" w:rsidP="00000000" w:rsidRDefault="00000000" w:rsidRPr="00000000" w14:paraId="00000E28">
      <w:pPr>
        <w:bidi w:val="1"/>
        <w:spacing w:after="240" w:before="240" w:lineRule="auto"/>
        <w:ind w:right="-1032.9921259842508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معايير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قبول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Acceptance</w:t>
      </w:r>
      <w:r w:rsidDel="00000000" w:rsidR="00000000" w:rsidRPr="00000000">
        <w:rPr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b w:val="1"/>
          <w:sz w:val="24"/>
          <w:szCs w:val="24"/>
          <w:rtl w:val="1"/>
        </w:rPr>
        <w:t xml:space="preserve">لكل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بند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E29">
      <w:pPr>
        <w:numPr>
          <w:ilvl w:val="0"/>
          <w:numId w:val="348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Error Map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100%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Golden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2A">
      <w:pPr>
        <w:numPr>
          <w:ilvl w:val="0"/>
          <w:numId w:val="348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Cache/TTLs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PLP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 &lt; 300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TTU</w:t>
      </w:r>
      <w:r w:rsidDel="00000000" w:rsidR="00000000" w:rsidRPr="00000000">
        <w:rPr>
          <w:rtl w:val="0"/>
        </w:rPr>
        <w:t xml:space="preserve"> &lt; 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جيدة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2B">
      <w:pPr>
        <w:numPr>
          <w:ilvl w:val="0"/>
          <w:numId w:val="348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Deep Links/Notifications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0%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2C">
      <w:pPr>
        <w:numPr>
          <w:ilvl w:val="0"/>
          <w:numId w:val="348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Accessibility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اجتياز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WCAG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انكسار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تخطيطات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120% </w:t>
      </w:r>
      <w:r w:rsidDel="00000000" w:rsidR="00000000" w:rsidRPr="00000000">
        <w:rPr>
          <w:rtl w:val="1"/>
        </w:rPr>
        <w:t xml:space="preserve">نص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2D">
      <w:pPr>
        <w:numPr>
          <w:ilvl w:val="0"/>
          <w:numId w:val="348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Post-release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Crash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free</w:t>
      </w:r>
      <w:r w:rsidDel="00000000" w:rsidR="00000000" w:rsidRPr="00000000">
        <w:rPr>
          <w:rtl w:val="1"/>
        </w:rPr>
        <w:t xml:space="preserve"> &lt; 98.5%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Conversion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−15%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rollout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2E">
      <w:pPr>
        <w:bidi w:val="1"/>
        <w:spacing w:after="240" w:before="240" w:lineRule="auto"/>
        <w:ind w:right="-1032.9921259842508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b w:val="1"/>
          <w:sz w:val="24"/>
          <w:szCs w:val="24"/>
          <w:rtl w:val="1"/>
        </w:rPr>
        <w:t xml:space="preserve">سد</w:t>
      </w:r>
      <w:r w:rsidDel="00000000" w:rsidR="00000000" w:rsidRPr="00000000">
        <w:rPr>
          <w:b w:val="1"/>
          <w:sz w:val="24"/>
          <w:szCs w:val="24"/>
          <w:rtl w:val="1"/>
        </w:rPr>
        <w:t xml:space="preserve">ّ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الفجوات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بسرعة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Sprint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واحد</w:t>
      </w:r>
      <w:r w:rsidDel="00000000" w:rsidR="00000000" w:rsidRPr="00000000">
        <w:rPr>
          <w:b w:val="1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E2F">
      <w:pPr>
        <w:numPr>
          <w:ilvl w:val="0"/>
          <w:numId w:val="297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واعتمادها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baseline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30">
      <w:pPr>
        <w:numPr>
          <w:ilvl w:val="0"/>
          <w:numId w:val="297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تجهيز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widget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golden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integration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31">
      <w:pPr>
        <w:numPr>
          <w:ilvl w:val="0"/>
          <w:numId w:val="297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Codemagic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pipelines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ببوابات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JUnit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coverage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كأثر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مرئي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32">
      <w:pPr>
        <w:numPr>
          <w:ilvl w:val="0"/>
          <w:numId w:val="297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Sentry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Slack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33">
      <w:pPr>
        <w:numPr>
          <w:ilvl w:val="0"/>
          <w:numId w:val="297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Runbook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rollback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34">
      <w:pPr>
        <w:bidi w:val="1"/>
        <w:ind w:right="-1032.9921259842508"/>
        <w:rPr/>
      </w:pPr>
      <w:r w:rsidDel="00000000" w:rsidR="00000000" w:rsidRPr="00000000">
        <w:rPr>
          <w:rtl w:val="0"/>
        </w:rPr>
      </w:r>
    </w:p>
    <w:sectPr>
      <w:headerReference r:id="rId17" w:type="default"/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Wagdi Zahraah" w:id="24" w:date="2025-08-27T17:16:26Z">
    <w:p w:rsidR="00000000" w:rsidDel="00000000" w:rsidP="00000000" w:rsidRDefault="00000000" w:rsidRPr="00000000" w14:paraId="00000E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مكرر</w:t>
      </w:r>
    </w:p>
  </w:comment>
  <w:comment w:author="Wagdi Zahraah" w:id="39" w:date="2025-08-28T17:43:13Z">
    <w:p w:rsidR="00000000" w:rsidDel="00000000" w:rsidP="00000000" w:rsidRDefault="00000000" w:rsidRPr="00000000" w14:paraId="00000E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المكتبات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يوجد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مكاتب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غير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مستخدمه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تنظيف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المكتبات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الغير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ضرورية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مسبقا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وحاليا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يتم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استخدام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مكاتب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الحاجة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القصوى</w:t>
      </w:r>
    </w:p>
  </w:comment>
  <w:comment w:author="Wagdi Zahraah" w:id="25" w:date="2025-08-27T17:16:59Z">
    <w:p w:rsidR="00000000" w:rsidDel="00000000" w:rsidP="00000000" w:rsidRDefault="00000000" w:rsidRPr="00000000" w14:paraId="00000E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مكرر</w:t>
      </w:r>
    </w:p>
  </w:comment>
  <w:comment w:author="Wagdi Zahraah" w:id="14" w:date="2025-08-24T19:06:27Z">
    <w:p w:rsidR="00000000" w:rsidDel="00000000" w:rsidP="00000000" w:rsidRDefault="00000000" w:rsidRPr="00000000" w14:paraId="00000E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مافيش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بيانات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حساسه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يتم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تخزينها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جهاز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المستخدم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ومافيش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بيانات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حساسه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تطلع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للمستخدم</w:t>
      </w:r>
    </w:p>
  </w:comment>
  <w:comment w:author="Wagdi Zahraah" w:id="12" w:date="2025-08-24T19:02:46Z">
    <w:p w:rsidR="00000000" w:rsidDel="00000000" w:rsidP="00000000" w:rsidRDefault="00000000" w:rsidRPr="00000000" w14:paraId="00000E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يتسخدم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Flavors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والـ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</w:t>
      </w:r>
    </w:p>
  </w:comment>
  <w:comment w:author="Wagdi Zahraah" w:id="43" w:date="2025-08-28T17:37:46Z">
    <w:p w:rsidR="00000000" w:rsidDel="00000000" w:rsidP="00000000" w:rsidRDefault="00000000" w:rsidRPr="00000000" w14:paraId="00000E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متوفر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وذكرت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قبل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اول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يدعم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لغتين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الباقي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كله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مكرر</w:t>
      </w:r>
    </w:p>
  </w:comment>
  <w:comment w:author="Wagdi Zahraah" w:id="40" w:date="2025-08-28T17:39:22Z">
    <w:p w:rsidR="00000000" w:rsidDel="00000000" w:rsidP="00000000" w:rsidRDefault="00000000" w:rsidRPr="00000000" w14:paraId="00000E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التسميات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تتم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بحسب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المعايير</w:t>
      </w:r>
    </w:p>
  </w:comment>
  <w:comment w:author="Wagdi Zahraah" w:id="38" w:date="2025-08-25T23:48:59Z">
    <w:p w:rsidR="00000000" w:rsidDel="00000000" w:rsidP="00000000" w:rsidRDefault="00000000" w:rsidRPr="00000000" w14:paraId="00000E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هذا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الجزء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وما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قبله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كله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تكرار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وشرح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لاول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قسم</w:t>
      </w:r>
    </w:p>
  </w:comment>
  <w:comment w:author="Wagdi Zahraah" w:id="32" w:date="2025-08-27T17:25:57Z">
    <w:p w:rsidR="00000000" w:rsidDel="00000000" w:rsidP="00000000" w:rsidRDefault="00000000" w:rsidRPr="00000000" w14:paraId="00000E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مكرر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يشرح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كيفية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تامين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الطلبات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للسرفر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وتامين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البيانات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يتم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تخزينها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جهاز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العميل</w:t>
      </w:r>
    </w:p>
  </w:comment>
  <w:comment w:author="Wagdi Zahraah" w:id="41" w:date="2025-08-28T17:39:43Z">
    <w:p w:rsidR="00000000" w:rsidDel="00000000" w:rsidP="00000000" w:rsidRDefault="00000000" w:rsidRPr="00000000" w14:paraId="00000E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هذي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التسميات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كمان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تلقائيه</w:t>
      </w:r>
    </w:p>
  </w:comment>
  <w:comment w:author="Wagdi Zahraah" w:id="22" w:date="2025-08-27T17:16:02Z">
    <w:p w:rsidR="00000000" w:rsidDel="00000000" w:rsidP="00000000" w:rsidRDefault="00000000" w:rsidRPr="00000000" w14:paraId="00000E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مكرر</w:t>
      </w:r>
    </w:p>
  </w:comment>
  <w:comment w:author="Wagdi Zahraah" w:id="18" w:date="2025-08-27T17:11:41Z">
    <w:p w:rsidR="00000000" w:rsidDel="00000000" w:rsidP="00000000" w:rsidRDefault="00000000" w:rsidRPr="00000000" w14:paraId="00000E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هذا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مكرر</w:t>
      </w:r>
    </w:p>
  </w:comment>
  <w:comment w:author="Wagdi Zahraah" w:id="0" w:date="2025-08-24T18:47:56Z">
    <w:p w:rsidR="00000000" w:rsidDel="00000000" w:rsidP="00000000" w:rsidRDefault="00000000" w:rsidRPr="00000000" w14:paraId="00000E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يعمل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حاليا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بنفس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الهيكلية</w:t>
      </w:r>
    </w:p>
  </w:comment>
  <w:comment w:author="Wagdi Zahraah" w:id="23" w:date="2025-08-27T17:16:12Z">
    <w:p w:rsidR="00000000" w:rsidDel="00000000" w:rsidP="00000000" w:rsidRDefault="00000000" w:rsidRPr="00000000" w14:paraId="00000E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مكرر</w:t>
      </w:r>
    </w:p>
  </w:comment>
  <w:comment w:author="Wagdi Zahraah" w:id="19" w:date="2025-08-27T16:18:48Z">
    <w:p w:rsidR="00000000" w:rsidDel="00000000" w:rsidP="00000000" w:rsidRDefault="00000000" w:rsidRPr="00000000" w14:paraId="00000E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هذا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حاليا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عمل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xcode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cloud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وهذي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العملية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عملية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رفع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بشكل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تلقائي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لحساب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المطور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جوجل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كونسول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حساب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المطور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ابل</w:t>
      </w:r>
    </w:p>
  </w:comment>
  <w:comment w:author="Wagdi Zahraah" w:id="31" w:date="2025-08-27T17:21:48Z">
    <w:p w:rsidR="00000000" w:rsidDel="00000000" w:rsidP="00000000" w:rsidRDefault="00000000" w:rsidRPr="00000000" w14:paraId="00000E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هذا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يخدم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عمل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الاعدادات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معانا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السرفر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ومكرر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ذكر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قبل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اول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تبويب</w:t>
      </w:r>
    </w:p>
  </w:comment>
  <w:comment w:author="Wagdi Zahraah" w:id="2" w:date="2025-08-24T18:49:10Z">
    <w:p w:rsidR="00000000" w:rsidDel="00000000" w:rsidP="00000000" w:rsidRDefault="00000000" w:rsidRPr="00000000" w14:paraId="00000E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٩٠٪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المودلز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عندنا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Immutable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ماعدا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الصغيره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جدا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ً</w:t>
      </w:r>
    </w:p>
  </w:comment>
  <w:comment w:author="Wagdi Zahraah" w:id="30" w:date="2025-08-24T19:13:31Z">
    <w:p w:rsidR="00000000" w:rsidDel="00000000" w:rsidP="00000000" w:rsidRDefault="00000000" w:rsidRPr="00000000" w14:paraId="00000E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طول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حاليا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موجود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شكل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متغيرات</w:t>
      </w:r>
    </w:p>
  </w:comment>
  <w:comment w:author="Wagdi Zahraah" w:id="20" w:date="2025-08-27T17:15:49Z">
    <w:p w:rsidR="00000000" w:rsidDel="00000000" w:rsidP="00000000" w:rsidRDefault="00000000" w:rsidRPr="00000000" w14:paraId="00000E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هذا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كله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مكرر</w:t>
      </w:r>
    </w:p>
  </w:comment>
  <w:comment w:author="Abo Harbash" w:id="13" w:date="2025-08-31T12:58:25Z">
    <w:p w:rsidR="00000000" w:rsidDel="00000000" w:rsidP="00000000" w:rsidRDefault="00000000" w:rsidRPr="00000000" w14:paraId="00000E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حفظ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الرموز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flutter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secure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storage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مسحها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الخروج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طباعة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بيانات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حساسة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والالتزام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بممارسات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الأمان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المذكورة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</w:comment>
  <w:comment w:author="Wagdi Zahraah" w:id="1" w:date="2025-08-24T18:48:18Z">
    <w:p w:rsidR="00000000" w:rsidDel="00000000" w:rsidP="00000000" w:rsidRDefault="00000000" w:rsidRPr="00000000" w14:paraId="00000E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نسخدم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حاليا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Riverpod</w:t>
      </w:r>
    </w:p>
  </w:comment>
  <w:comment w:author="Wagdi Zahraah" w:id="5" w:date="2025-08-24T18:49:51Z">
    <w:p w:rsidR="00000000" w:rsidDel="00000000" w:rsidP="00000000" w:rsidRDefault="00000000" w:rsidRPr="00000000" w14:paraId="00000E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مستخدم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كمان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جاهز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Deep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وهي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المسؤولة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توجيه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المستخدم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روابط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المشاركه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الحملات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الاعلانية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للمنتج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الفئه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القسم</w:t>
      </w:r>
    </w:p>
  </w:comment>
  <w:comment w:author="Wagdi Zahraah" w:id="33" w:date="2025-08-27T17:26:42Z">
    <w:p w:rsidR="00000000" w:rsidDel="00000000" w:rsidP="00000000" w:rsidRDefault="00000000" w:rsidRPr="00000000" w14:paraId="00000E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مكرر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ويشرح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تتبع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الاخطاء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عبر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Crashlytics</w:t>
      </w:r>
    </w:p>
  </w:comment>
  <w:comment w:author="Abo Harbash" w:id="34" w:date="2025-08-28T13:08:48Z">
    <w:p w:rsidR="00000000" w:rsidDel="00000000" w:rsidP="00000000" w:rsidRDefault="00000000" w:rsidRPr="00000000" w14:paraId="00000E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بغض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النظر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الغرض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هاذا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الملف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يطابق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معا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بنية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المطلوب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توضح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لنا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البنية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الخاصة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تطابق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هاذا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وتكتب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الملاحظة</w:t>
      </w:r>
    </w:p>
  </w:comment>
  <w:comment w:author="Wagdi Zahraah" w:id="35" w:date="2025-08-28T17:28:49Z">
    <w:p w:rsidR="00000000" w:rsidDel="00000000" w:rsidP="00000000" w:rsidRDefault="00000000" w:rsidRPr="00000000" w14:paraId="00000E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مكتوب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الملاحظات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اول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تبويب</w:t>
      </w:r>
    </w:p>
  </w:comment>
  <w:comment w:author="Wagdi Zahraah" w:id="16" w:date="2025-08-24T19:07:53Z">
    <w:p w:rsidR="00000000" w:rsidDel="00000000" w:rsidP="00000000" w:rsidRDefault="00000000" w:rsidRPr="00000000" w14:paraId="00000E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هذي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ادوات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مهمه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فقط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وقت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التطوير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وحاليا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استخدم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Logger</w:t>
      </w:r>
    </w:p>
  </w:comment>
  <w:comment w:author="Abo Harbash" w:id="45" w:date="2025-09-02T12:46:31Z">
    <w:p w:rsidR="00000000" w:rsidDel="00000000" w:rsidP="00000000" w:rsidRDefault="00000000" w:rsidRPr="00000000" w14:paraId="00000E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@info@zahraah.com</w:t>
      </w:r>
    </w:p>
  </w:comment>
  <w:comment w:author="Wagdi Zahraah" w:id="6" w:date="2025-08-24T18:51:55Z">
    <w:p w:rsidR="00000000" w:rsidDel="00000000" w:rsidP="00000000" w:rsidRDefault="00000000" w:rsidRPr="00000000" w14:paraId="00000E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الاجزاء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القابله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للاستخدام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موحده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ونظام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مقاسات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موحد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بالخطوط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والاحجام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والهوامش</w:t>
      </w:r>
    </w:p>
  </w:comment>
  <w:comment w:author="Wagdi Zahraah" w:id="37" w:date="2025-08-27T17:27:31Z">
    <w:p w:rsidR="00000000" w:rsidDel="00000000" w:rsidP="00000000" w:rsidRDefault="00000000" w:rsidRPr="00000000" w14:paraId="00000E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هذا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يعتمد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سياسة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الشركة</w:t>
      </w:r>
    </w:p>
  </w:comment>
  <w:comment w:author="Wagdi Zahraah" w:id="15" w:date="2025-08-24T19:07:13Z">
    <w:p w:rsidR="00000000" w:rsidDel="00000000" w:rsidP="00000000" w:rsidRDefault="00000000" w:rsidRPr="00000000" w14:paraId="00000E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هذا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الشي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تكلمت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عليه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الملف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كتبته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بخصوص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الاختبارات</w:t>
      </w:r>
    </w:p>
  </w:comment>
  <w:comment w:author="Wagdi Zahraah" w:id="29" w:date="2025-08-27T17:20:36Z">
    <w:p w:rsidR="00000000" w:rsidDel="00000000" w:rsidP="00000000" w:rsidRDefault="00000000" w:rsidRPr="00000000" w14:paraId="00000E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مكرر</w:t>
      </w:r>
    </w:p>
  </w:comment>
  <w:comment w:author="Wagdi Zahraah" w:id="27" w:date="2025-08-27T17:18:17Z">
    <w:p w:rsidR="00000000" w:rsidDel="00000000" w:rsidP="00000000" w:rsidRDefault="00000000" w:rsidRPr="00000000" w14:paraId="00000E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مكرر</w:t>
      </w:r>
    </w:p>
  </w:comment>
  <w:comment w:author="Wagdi Zahraah" w:id="7" w:date="2025-08-24T19:09:49Z">
    <w:p w:rsidR="00000000" w:rsidDel="00000000" w:rsidP="00000000" w:rsidRDefault="00000000" w:rsidRPr="00000000" w14:paraId="00000E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يدعم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عربي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وانجليزي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محتاج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تعديلات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لكن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الاساس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يدعم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عربي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وانجليزي</w:t>
      </w:r>
    </w:p>
  </w:comment>
  <w:comment w:author="Wagdi Zahraah" w:id="9" w:date="2025-08-24T18:54:23Z">
    <w:p w:rsidR="00000000" w:rsidDel="00000000" w:rsidP="00000000" w:rsidRDefault="00000000" w:rsidRPr="00000000" w14:paraId="00000E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نستحدم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حاليا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بعض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Interceptors</w:t>
      </w:r>
    </w:p>
  </w:comment>
  <w:comment w:author="Wagdi Zahraah" w:id="17" w:date="2025-08-24T19:08:51Z">
    <w:p w:rsidR="00000000" w:rsidDel="00000000" w:rsidP="00000000" w:rsidRDefault="00000000" w:rsidRPr="00000000" w14:paraId="00000E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هذي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كمان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مكاتب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للتطوير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فقط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حاليا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معانا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flutter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lints</w:t>
      </w:r>
    </w:p>
  </w:comment>
  <w:comment w:author="Wagdi Zahraah" w:id="8" w:date="2025-08-24T18:53:49Z">
    <w:p w:rsidR="00000000" w:rsidDel="00000000" w:rsidP="00000000" w:rsidRDefault="00000000" w:rsidRPr="00000000" w14:paraId="00000E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يتم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تخزين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الصور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وبعض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البيانات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الضرورية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الخاصة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بالمستخدم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والجهاز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بالـ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SharedPreferences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والـ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Sqlite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احسن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بكثير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لانها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قديمة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وفيها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مشاكل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توافق</w:t>
      </w:r>
    </w:p>
  </w:comment>
  <w:comment w:author="Wagdi Zahraah" w:id="3" w:date="2025-08-24T19:11:36Z">
    <w:p w:rsidR="00000000" w:rsidDel="00000000" w:rsidP="00000000" w:rsidRDefault="00000000" w:rsidRPr="00000000" w14:paraId="00000E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هذي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كمان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اساسي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عندنا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لكن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اسمها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Controllers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والـ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RepositoryImplementation</w:t>
      </w:r>
    </w:p>
  </w:comment>
  <w:comment w:author="Wagdi Zahraah" w:id="10" w:date="2025-08-24T19:04:57Z">
    <w:p w:rsidR="00000000" w:rsidDel="00000000" w:rsidP="00000000" w:rsidRDefault="00000000" w:rsidRPr="00000000" w14:paraId="00000E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رسائل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المستخدم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كلها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تضهر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بشكل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مبسط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ولغة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مفهومة</w:t>
      </w:r>
    </w:p>
  </w:comment>
  <w:comment w:author="Wagdi Zahraah" w:id="42" w:date="2025-08-28T17:40:02Z">
    <w:p w:rsidR="00000000" w:rsidDel="00000000" w:rsidP="00000000" w:rsidRDefault="00000000" w:rsidRPr="00000000" w14:paraId="00000E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هذا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تماما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ً</w:t>
      </w:r>
    </w:p>
  </w:comment>
  <w:comment w:author="Abo Harbash" w:id="36" w:date="2025-08-26T18:14:58Z">
    <w:p w:rsidR="00000000" w:rsidDel="00000000" w:rsidP="00000000" w:rsidRDefault="00000000" w:rsidRPr="00000000" w14:paraId="00000E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استخدم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riverbook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فقط</w:t>
      </w:r>
    </w:p>
  </w:comment>
  <w:comment w:author="Wagdi Zahraah" w:id="26" w:date="2025-08-27T17:17:34Z">
    <w:p w:rsidR="00000000" w:rsidDel="00000000" w:rsidP="00000000" w:rsidRDefault="00000000" w:rsidRPr="00000000" w14:paraId="00000E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هنا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ذكرت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تفاصيل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اضافيه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لكن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هذي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التفاصيل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منفذه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بنفس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الاليه</w:t>
      </w:r>
    </w:p>
  </w:comment>
  <w:comment w:author="Wagdi Zahraah" w:id="4" w:date="2025-08-24T19:10:26Z">
    <w:p w:rsidR="00000000" w:rsidDel="00000000" w:rsidP="00000000" w:rsidRDefault="00000000" w:rsidRPr="00000000" w14:paraId="00000E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هذي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مستخدمه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الطلبات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للسرفر</w:t>
      </w:r>
    </w:p>
  </w:comment>
  <w:comment w:author="Wagdi Zahraah" w:id="11" w:date="2025-08-24T19:03:54Z">
    <w:p w:rsidR="00000000" w:rsidDel="00000000" w:rsidP="00000000" w:rsidRDefault="00000000" w:rsidRPr="00000000" w14:paraId="00000E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القوام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تستخدم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Builders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عشان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الاداء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وقوائم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المنتجات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تستخدم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Slivers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Builders</w:t>
      </w:r>
    </w:p>
  </w:comment>
  <w:comment w:author="Abo Harbash" w:id="21" w:date="2025-08-31T12:53:02Z">
    <w:p w:rsidR="00000000" w:rsidDel="00000000" w:rsidP="00000000" w:rsidRDefault="00000000" w:rsidRPr="00000000" w14:paraId="00000E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اعتماد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Feature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فصل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واضح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للطبقات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Presentation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Domain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مجلد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لما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مشترك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هيكلة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البداية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كما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المثال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داخل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الملف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</w:comment>
  <w:comment w:author="Wagdi Zahraah" w:id="44" w:date="2025-08-28T17:37:00Z">
    <w:p w:rsidR="00000000" w:rsidDel="00000000" w:rsidP="00000000" w:rsidRDefault="00000000" w:rsidRPr="00000000" w14:paraId="00000E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هذا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بنشوف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اذا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طرق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رفع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مباشر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الجوجل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كونسول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بنسخدم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Actions</w:t>
      </w:r>
    </w:p>
  </w:comment>
  <w:comment w:author="Wagdi Zahraah" w:id="28" w:date="2025-08-27T17:20:05Z">
    <w:p w:rsidR="00000000" w:rsidDel="00000000" w:rsidP="00000000" w:rsidRDefault="00000000" w:rsidRPr="00000000" w14:paraId="00000E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هذا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مكرر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ومنفذ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التطبيق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بنفس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التصميم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جزء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مصمم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بشكل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منفصل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بحيث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يسهل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استخدامه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اماكن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مختلفه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omhuria">
    <w:embedRegular w:fontKey="{00000000-0000-0000-0000-000000000000}" r:id="rId9" w:subsetted="0"/>
  </w:font>
  <w:font w:name="Nova Mono">
    <w:embedRegular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E35">
    <w:pPr>
      <w:bidi w:val="1"/>
      <w:rPr/>
    </w:pP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E3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E3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E3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E3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E3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E3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E3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E3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E3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E3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3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5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8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1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9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6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0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7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7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9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8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  <w:num w:numId="159">
    <w:abstractNumId w:val="159"/>
  </w:num>
  <w:num w:numId="160">
    <w:abstractNumId w:val="160"/>
  </w:num>
  <w:num w:numId="161">
    <w:abstractNumId w:val="161"/>
  </w:num>
  <w:num w:numId="162">
    <w:abstractNumId w:val="162"/>
  </w:num>
  <w:num w:numId="163">
    <w:abstractNumId w:val="163"/>
  </w:num>
  <w:num w:numId="164">
    <w:abstractNumId w:val="164"/>
  </w:num>
  <w:num w:numId="165">
    <w:abstractNumId w:val="165"/>
  </w:num>
  <w:num w:numId="166">
    <w:abstractNumId w:val="166"/>
  </w:num>
  <w:num w:numId="167">
    <w:abstractNumId w:val="167"/>
  </w:num>
  <w:num w:numId="168">
    <w:abstractNumId w:val="168"/>
  </w:num>
  <w:num w:numId="169">
    <w:abstractNumId w:val="169"/>
  </w:num>
  <w:num w:numId="170">
    <w:abstractNumId w:val="170"/>
  </w:num>
  <w:num w:numId="171">
    <w:abstractNumId w:val="171"/>
  </w:num>
  <w:num w:numId="172">
    <w:abstractNumId w:val="172"/>
  </w:num>
  <w:num w:numId="173">
    <w:abstractNumId w:val="173"/>
  </w:num>
  <w:num w:numId="174">
    <w:abstractNumId w:val="174"/>
  </w:num>
  <w:num w:numId="175">
    <w:abstractNumId w:val="175"/>
  </w:num>
  <w:num w:numId="176">
    <w:abstractNumId w:val="176"/>
  </w:num>
  <w:num w:numId="177">
    <w:abstractNumId w:val="177"/>
  </w:num>
  <w:num w:numId="178">
    <w:abstractNumId w:val="178"/>
  </w:num>
  <w:num w:numId="179">
    <w:abstractNumId w:val="179"/>
  </w:num>
  <w:num w:numId="180">
    <w:abstractNumId w:val="180"/>
  </w:num>
  <w:num w:numId="181">
    <w:abstractNumId w:val="181"/>
  </w:num>
  <w:num w:numId="182">
    <w:abstractNumId w:val="182"/>
  </w:num>
  <w:num w:numId="183">
    <w:abstractNumId w:val="183"/>
  </w:num>
  <w:num w:numId="184">
    <w:abstractNumId w:val="184"/>
  </w:num>
  <w:num w:numId="185">
    <w:abstractNumId w:val="185"/>
  </w:num>
  <w:num w:numId="186">
    <w:abstractNumId w:val="186"/>
  </w:num>
  <w:num w:numId="187">
    <w:abstractNumId w:val="187"/>
  </w:num>
  <w:num w:numId="188">
    <w:abstractNumId w:val="188"/>
  </w:num>
  <w:num w:numId="189">
    <w:abstractNumId w:val="189"/>
  </w:num>
  <w:num w:numId="190">
    <w:abstractNumId w:val="190"/>
  </w:num>
  <w:num w:numId="191">
    <w:abstractNumId w:val="191"/>
  </w:num>
  <w:num w:numId="192">
    <w:abstractNumId w:val="192"/>
  </w:num>
  <w:num w:numId="193">
    <w:abstractNumId w:val="193"/>
  </w:num>
  <w:num w:numId="194">
    <w:abstractNumId w:val="194"/>
  </w:num>
  <w:num w:numId="195">
    <w:abstractNumId w:val="195"/>
  </w:num>
  <w:num w:numId="196">
    <w:abstractNumId w:val="196"/>
  </w:num>
  <w:num w:numId="197">
    <w:abstractNumId w:val="197"/>
  </w:num>
  <w:num w:numId="198">
    <w:abstractNumId w:val="198"/>
  </w:num>
  <w:num w:numId="199">
    <w:abstractNumId w:val="199"/>
  </w:num>
  <w:num w:numId="200">
    <w:abstractNumId w:val="200"/>
  </w:num>
  <w:num w:numId="201">
    <w:abstractNumId w:val="201"/>
  </w: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  <w:num w:numId="212">
    <w:abstractNumId w:val="212"/>
  </w:num>
  <w:num w:numId="213">
    <w:abstractNumId w:val="213"/>
  </w:num>
  <w:num w:numId="214">
    <w:abstractNumId w:val="214"/>
  </w:num>
  <w:num w:numId="215">
    <w:abstractNumId w:val="215"/>
  </w:num>
  <w:num w:numId="216">
    <w:abstractNumId w:val="216"/>
  </w:num>
  <w:num w:numId="217">
    <w:abstractNumId w:val="217"/>
  </w:num>
  <w:num w:numId="218">
    <w:abstractNumId w:val="218"/>
  </w:num>
  <w:num w:numId="219">
    <w:abstractNumId w:val="219"/>
  </w:num>
  <w:num w:numId="220">
    <w:abstractNumId w:val="220"/>
  </w:num>
  <w:num w:numId="221">
    <w:abstractNumId w:val="221"/>
  </w:num>
  <w:num w:numId="222">
    <w:abstractNumId w:val="222"/>
  </w:num>
  <w:num w:numId="223">
    <w:abstractNumId w:val="223"/>
  </w:num>
  <w:num w:numId="224">
    <w:abstractNumId w:val="224"/>
  </w:num>
  <w:num w:numId="225">
    <w:abstractNumId w:val="225"/>
  </w:num>
  <w:num w:numId="226">
    <w:abstractNumId w:val="226"/>
  </w:num>
  <w:num w:numId="227">
    <w:abstractNumId w:val="227"/>
  </w:num>
  <w:num w:numId="228">
    <w:abstractNumId w:val="228"/>
  </w:num>
  <w:num w:numId="229">
    <w:abstractNumId w:val="229"/>
  </w:num>
  <w:num w:numId="230">
    <w:abstractNumId w:val="230"/>
  </w:num>
  <w:num w:numId="231">
    <w:abstractNumId w:val="231"/>
  </w:num>
  <w:num w:numId="232">
    <w:abstractNumId w:val="232"/>
  </w:num>
  <w:num w:numId="233">
    <w:abstractNumId w:val="233"/>
  </w:num>
  <w:num w:numId="234">
    <w:abstractNumId w:val="234"/>
  </w:num>
  <w:num w:numId="235">
    <w:abstractNumId w:val="235"/>
  </w:num>
  <w:num w:numId="236">
    <w:abstractNumId w:val="236"/>
  </w:num>
  <w:num w:numId="237">
    <w:abstractNumId w:val="237"/>
  </w:num>
  <w:num w:numId="238">
    <w:abstractNumId w:val="238"/>
  </w:num>
  <w:num w:numId="239">
    <w:abstractNumId w:val="239"/>
  </w:num>
  <w:num w:numId="240">
    <w:abstractNumId w:val="240"/>
  </w:num>
  <w:num w:numId="241">
    <w:abstractNumId w:val="241"/>
  </w:num>
  <w:num w:numId="242">
    <w:abstractNumId w:val="242"/>
  </w:num>
  <w:num w:numId="243">
    <w:abstractNumId w:val="243"/>
  </w:num>
  <w:num w:numId="244">
    <w:abstractNumId w:val="244"/>
  </w:num>
  <w:num w:numId="245">
    <w:abstractNumId w:val="245"/>
  </w:num>
  <w:num w:numId="246">
    <w:abstractNumId w:val="246"/>
  </w:num>
  <w:num w:numId="247">
    <w:abstractNumId w:val="247"/>
  </w:num>
  <w:num w:numId="248">
    <w:abstractNumId w:val="248"/>
  </w:num>
  <w:num w:numId="249">
    <w:abstractNumId w:val="249"/>
  </w:num>
  <w:num w:numId="250">
    <w:abstractNumId w:val="250"/>
  </w:num>
  <w:num w:numId="251">
    <w:abstractNumId w:val="251"/>
  </w:num>
  <w:num w:numId="252">
    <w:abstractNumId w:val="252"/>
  </w:num>
  <w:num w:numId="253">
    <w:abstractNumId w:val="253"/>
  </w:num>
  <w:num w:numId="254">
    <w:abstractNumId w:val="254"/>
  </w:num>
  <w:num w:numId="255">
    <w:abstractNumId w:val="255"/>
  </w:num>
  <w:num w:numId="256">
    <w:abstractNumId w:val="256"/>
  </w:num>
  <w:num w:numId="257">
    <w:abstractNumId w:val="257"/>
  </w:num>
  <w:num w:numId="258">
    <w:abstractNumId w:val="258"/>
  </w:num>
  <w:num w:numId="259">
    <w:abstractNumId w:val="259"/>
  </w:num>
  <w:num w:numId="260">
    <w:abstractNumId w:val="260"/>
  </w:num>
  <w:num w:numId="261">
    <w:abstractNumId w:val="261"/>
  </w:num>
  <w:num w:numId="262">
    <w:abstractNumId w:val="262"/>
  </w:num>
  <w:num w:numId="263">
    <w:abstractNumId w:val="263"/>
  </w:num>
  <w:num w:numId="264">
    <w:abstractNumId w:val="264"/>
  </w:num>
  <w:num w:numId="265">
    <w:abstractNumId w:val="265"/>
  </w:num>
  <w:num w:numId="266">
    <w:abstractNumId w:val="266"/>
  </w:num>
  <w:num w:numId="267">
    <w:abstractNumId w:val="267"/>
  </w:num>
  <w:num w:numId="268">
    <w:abstractNumId w:val="268"/>
  </w:num>
  <w:num w:numId="269">
    <w:abstractNumId w:val="269"/>
  </w:num>
  <w:num w:numId="270">
    <w:abstractNumId w:val="270"/>
  </w:num>
  <w:num w:numId="271">
    <w:abstractNumId w:val="271"/>
  </w:num>
  <w:num w:numId="272">
    <w:abstractNumId w:val="272"/>
  </w:num>
  <w:num w:numId="273">
    <w:abstractNumId w:val="273"/>
  </w:num>
  <w:num w:numId="274">
    <w:abstractNumId w:val="274"/>
  </w:num>
  <w:num w:numId="275">
    <w:abstractNumId w:val="275"/>
  </w:num>
  <w:num w:numId="276">
    <w:abstractNumId w:val="276"/>
  </w:num>
  <w:num w:numId="277">
    <w:abstractNumId w:val="277"/>
  </w:num>
  <w:num w:numId="278">
    <w:abstractNumId w:val="278"/>
  </w:num>
  <w:num w:numId="279">
    <w:abstractNumId w:val="279"/>
  </w:num>
  <w:num w:numId="280">
    <w:abstractNumId w:val="280"/>
  </w:num>
  <w:num w:numId="281">
    <w:abstractNumId w:val="281"/>
  </w:num>
  <w:num w:numId="282">
    <w:abstractNumId w:val="282"/>
  </w:num>
  <w:num w:numId="283">
    <w:abstractNumId w:val="283"/>
  </w:num>
  <w:num w:numId="284">
    <w:abstractNumId w:val="284"/>
  </w:num>
  <w:num w:numId="285">
    <w:abstractNumId w:val="285"/>
  </w:num>
  <w:num w:numId="286">
    <w:abstractNumId w:val="286"/>
  </w:num>
  <w:num w:numId="287">
    <w:abstractNumId w:val="287"/>
  </w:num>
  <w:num w:numId="288">
    <w:abstractNumId w:val="288"/>
  </w:num>
  <w:num w:numId="289">
    <w:abstractNumId w:val="289"/>
  </w:num>
  <w:num w:numId="290">
    <w:abstractNumId w:val="290"/>
  </w:num>
  <w:num w:numId="291">
    <w:abstractNumId w:val="291"/>
  </w:num>
  <w:num w:numId="292">
    <w:abstractNumId w:val="292"/>
  </w:num>
  <w:num w:numId="293">
    <w:abstractNumId w:val="293"/>
  </w:num>
  <w:num w:numId="294">
    <w:abstractNumId w:val="294"/>
  </w:num>
  <w:num w:numId="295">
    <w:abstractNumId w:val="295"/>
  </w:num>
  <w:num w:numId="296">
    <w:abstractNumId w:val="296"/>
  </w:num>
  <w:num w:numId="297">
    <w:abstractNumId w:val="297"/>
  </w:num>
  <w:num w:numId="298">
    <w:abstractNumId w:val="298"/>
  </w:num>
  <w:num w:numId="299">
    <w:abstractNumId w:val="299"/>
  </w:num>
  <w:num w:numId="300">
    <w:abstractNumId w:val="300"/>
  </w:num>
  <w:num w:numId="301">
    <w:abstractNumId w:val="301"/>
  </w:num>
  <w:num w:numId="302">
    <w:abstractNumId w:val="302"/>
  </w:num>
  <w:num w:numId="303">
    <w:abstractNumId w:val="303"/>
  </w:num>
  <w:num w:numId="304">
    <w:abstractNumId w:val="304"/>
  </w:num>
  <w:num w:numId="305">
    <w:abstractNumId w:val="305"/>
  </w:num>
  <w:num w:numId="306">
    <w:abstractNumId w:val="306"/>
  </w:num>
  <w:num w:numId="307">
    <w:abstractNumId w:val="307"/>
  </w:num>
  <w:num w:numId="308">
    <w:abstractNumId w:val="308"/>
  </w:num>
  <w:num w:numId="309">
    <w:abstractNumId w:val="309"/>
  </w:num>
  <w:num w:numId="310">
    <w:abstractNumId w:val="310"/>
  </w:num>
  <w:num w:numId="311">
    <w:abstractNumId w:val="311"/>
  </w:num>
  <w:num w:numId="312">
    <w:abstractNumId w:val="312"/>
  </w:num>
  <w:num w:numId="313">
    <w:abstractNumId w:val="313"/>
  </w:num>
  <w:num w:numId="314">
    <w:abstractNumId w:val="314"/>
  </w:num>
  <w:num w:numId="315">
    <w:abstractNumId w:val="315"/>
  </w:num>
  <w:num w:numId="316">
    <w:abstractNumId w:val="316"/>
  </w:num>
  <w:num w:numId="317">
    <w:abstractNumId w:val="317"/>
  </w:num>
  <w:num w:numId="318">
    <w:abstractNumId w:val="318"/>
  </w:num>
  <w:num w:numId="319">
    <w:abstractNumId w:val="319"/>
  </w:num>
  <w:num w:numId="320">
    <w:abstractNumId w:val="320"/>
  </w:num>
  <w:num w:numId="321">
    <w:abstractNumId w:val="321"/>
  </w:num>
  <w:num w:numId="322">
    <w:abstractNumId w:val="322"/>
  </w:num>
  <w:num w:numId="323">
    <w:abstractNumId w:val="323"/>
  </w:num>
  <w:num w:numId="324">
    <w:abstractNumId w:val="324"/>
  </w:num>
  <w:num w:numId="325">
    <w:abstractNumId w:val="325"/>
  </w:num>
  <w:num w:numId="326">
    <w:abstractNumId w:val="326"/>
  </w:num>
  <w:num w:numId="327">
    <w:abstractNumId w:val="327"/>
  </w:num>
  <w:num w:numId="328">
    <w:abstractNumId w:val="328"/>
  </w:num>
  <w:num w:numId="329">
    <w:abstractNumId w:val="329"/>
  </w:num>
  <w:num w:numId="330">
    <w:abstractNumId w:val="330"/>
  </w:num>
  <w:num w:numId="331">
    <w:abstractNumId w:val="331"/>
  </w:num>
  <w:num w:numId="332">
    <w:abstractNumId w:val="332"/>
  </w:num>
  <w:num w:numId="333">
    <w:abstractNumId w:val="333"/>
  </w:num>
  <w:num w:numId="334">
    <w:abstractNumId w:val="334"/>
  </w:num>
  <w:num w:numId="335">
    <w:abstractNumId w:val="335"/>
  </w:num>
  <w:num w:numId="336">
    <w:abstractNumId w:val="336"/>
  </w:num>
  <w:num w:numId="337">
    <w:abstractNumId w:val="337"/>
  </w:num>
  <w:num w:numId="338">
    <w:abstractNumId w:val="338"/>
  </w:num>
  <w:num w:numId="339">
    <w:abstractNumId w:val="339"/>
  </w:num>
  <w:num w:numId="340">
    <w:abstractNumId w:val="340"/>
  </w:num>
  <w:num w:numId="341">
    <w:abstractNumId w:val="341"/>
  </w:num>
  <w:num w:numId="342">
    <w:abstractNumId w:val="342"/>
  </w:num>
  <w:num w:numId="343">
    <w:abstractNumId w:val="343"/>
  </w:num>
  <w:num w:numId="344">
    <w:abstractNumId w:val="344"/>
  </w:num>
  <w:num w:numId="345">
    <w:abstractNumId w:val="345"/>
  </w:num>
  <w:num w:numId="346">
    <w:abstractNumId w:val="346"/>
  </w:num>
  <w:num w:numId="347">
    <w:abstractNumId w:val="347"/>
  </w:num>
  <w:num w:numId="348">
    <w:abstractNumId w:val="348"/>
  </w:num>
  <w:num w:numId="349">
    <w:abstractNumId w:val="349"/>
  </w:num>
  <w:num w:numId="350">
    <w:abstractNumId w:val="350"/>
  </w:num>
  <w:num w:numId="351">
    <w:abstractNumId w:val="351"/>
  </w:num>
  <w:num w:numId="352">
    <w:abstractNumId w:val="352"/>
  </w:num>
  <w:num w:numId="353">
    <w:abstractNumId w:val="353"/>
  </w:num>
  <w:num w:numId="354">
    <w:abstractNumId w:val="354"/>
  </w:num>
  <w:num w:numId="355">
    <w:abstractNumId w:val="355"/>
  </w:num>
  <w:num w:numId="356">
    <w:abstractNumId w:val="356"/>
  </w:num>
  <w:num w:numId="357">
    <w:abstractNumId w:val="357"/>
  </w:num>
  <w:num w:numId="358">
    <w:abstractNumId w:val="358"/>
  </w:num>
  <w:num w:numId="359">
    <w:abstractNumId w:val="359"/>
  </w:num>
  <w:num w:numId="360">
    <w:abstractNumId w:val="360"/>
  </w:num>
  <w:num w:numId="361">
    <w:abstractNumId w:val="361"/>
  </w:num>
  <w:num w:numId="362">
    <w:abstractNumId w:val="362"/>
  </w:num>
  <w:num w:numId="363">
    <w:abstractNumId w:val="363"/>
  </w:num>
  <w:num w:numId="364">
    <w:abstractNumId w:val="364"/>
  </w:num>
  <w:num w:numId="365">
    <w:abstractNumId w:val="365"/>
  </w:num>
  <w:num w:numId="366">
    <w:abstractNumId w:val="366"/>
  </w:num>
  <w:num w:numId="367">
    <w:abstractNumId w:val="367"/>
  </w:num>
  <w:num w:numId="368">
    <w:abstractNumId w:val="368"/>
  </w:num>
  <w:num w:numId="369">
    <w:abstractNumId w:val="369"/>
  </w:num>
  <w:num w:numId="370">
    <w:abstractNumId w:val="370"/>
  </w:num>
  <w:num w:numId="371">
    <w:abstractNumId w:val="371"/>
  </w:num>
  <w:num w:numId="372">
    <w:abstractNumId w:val="372"/>
  </w:num>
  <w:num w:numId="373">
    <w:abstractNumId w:val="373"/>
  </w:num>
  <w:num w:numId="374">
    <w:abstractNumId w:val="374"/>
  </w:num>
  <w:num w:numId="375">
    <w:abstractNumId w:val="375"/>
  </w:num>
  <w:num w:numId="376">
    <w:abstractNumId w:val="376"/>
  </w:num>
  <w:num w:numId="377">
    <w:abstractNumId w:val="377"/>
  </w:num>
  <w:num w:numId="378">
    <w:abstractNumId w:val="378"/>
  </w:num>
  <w:num w:numId="379">
    <w:abstractNumId w:val="379"/>
  </w:num>
  <w:num w:numId="380">
    <w:abstractNumId w:val="380"/>
  </w:num>
  <w:num w:numId="381">
    <w:abstractNumId w:val="381"/>
  </w:num>
  <w:num w:numId="382">
    <w:abstractNumId w:val="382"/>
  </w:num>
  <w:num w:numId="383">
    <w:abstractNumId w:val="383"/>
  </w:num>
  <w:num w:numId="384">
    <w:abstractNumId w:val="384"/>
  </w:num>
  <w:num w:numId="385">
    <w:abstractNumId w:val="385"/>
  </w:num>
  <w:num w:numId="386">
    <w:abstractNumId w:val="386"/>
  </w:num>
  <w:num w:numId="387">
    <w:abstractNumId w:val="387"/>
  </w:num>
  <w:num w:numId="388">
    <w:abstractNumId w:val="388"/>
  </w:num>
  <w:num w:numId="389">
    <w:abstractNumId w:val="389"/>
  </w:num>
  <w:num w:numId="390">
    <w:abstractNumId w:val="390"/>
  </w:num>
  <w:num w:numId="391">
    <w:abstractNumId w:val="391"/>
  </w:num>
  <w:num w:numId="392">
    <w:abstractNumId w:val="392"/>
  </w:num>
  <w:num w:numId="393">
    <w:abstractNumId w:val="393"/>
  </w:num>
  <w:num w:numId="394">
    <w:abstractNumId w:val="394"/>
  </w:num>
  <w:num w:numId="395">
    <w:abstractNumId w:val="395"/>
  </w:num>
  <w:num w:numId="396">
    <w:abstractNumId w:val="396"/>
  </w:num>
  <w:num w:numId="397">
    <w:abstractNumId w:val="397"/>
  </w:num>
  <w:num w:numId="398">
    <w:abstractNumId w:val="398"/>
  </w:num>
  <w:num w:numId="399">
    <w:abstractNumId w:val="399"/>
  </w:num>
  <w:num w:numId="400">
    <w:abstractNumId w:val="400"/>
  </w:num>
  <w:num w:numId="401">
    <w:abstractNumId w:val="401"/>
  </w:num>
  <w:num w:numId="402">
    <w:abstractNumId w:val="402"/>
  </w:num>
  <w:num w:numId="403">
    <w:abstractNumId w:val="403"/>
  </w:num>
  <w:num w:numId="404">
    <w:abstractNumId w:val="404"/>
  </w:num>
  <w:num w:numId="405">
    <w:abstractNumId w:val="405"/>
  </w:num>
  <w:num w:numId="406">
    <w:abstractNumId w:val="406"/>
  </w:num>
  <w:num w:numId="407">
    <w:abstractNumId w:val="407"/>
  </w:num>
  <w:num w:numId="408">
    <w:abstractNumId w:val="408"/>
  </w:num>
  <w:num w:numId="409">
    <w:abstractNumId w:val="409"/>
  </w:num>
  <w:num w:numId="410">
    <w:abstractNumId w:val="410"/>
  </w:num>
  <w:num w:numId="411">
    <w:abstractNumId w:val="411"/>
  </w:num>
  <w:num w:numId="412">
    <w:abstractNumId w:val="412"/>
  </w:num>
  <w:num w:numId="413">
    <w:abstractNumId w:val="413"/>
  </w:num>
  <w:num w:numId="414">
    <w:abstractNumId w:val="414"/>
  </w:num>
  <w:num w:numId="415">
    <w:abstractNumId w:val="415"/>
  </w:num>
  <w:num w:numId="416">
    <w:abstractNumId w:val="416"/>
  </w:num>
  <w:num w:numId="417">
    <w:abstractNumId w:val="417"/>
  </w:num>
  <w:num w:numId="418">
    <w:abstractNumId w:val="418"/>
  </w:num>
  <w:num w:numId="419">
    <w:abstractNumId w:val="419"/>
  </w:num>
  <w:num w:numId="420">
    <w:abstractNumId w:val="420"/>
  </w:num>
  <w:num w:numId="421">
    <w:abstractNumId w:val="4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  <w:tblCellMar/>
    </w:tblPr>
  </w:style>
  <w:style w:type="table" w:styleId="Table8">
    <w:basedOn w:val="TableNormal"/>
    <w:tblPr>
      <w:tblStyleRowBandSize w:val="1"/>
      <w:tblStyleColBandSize w:val="1"/>
      <w:tblCellMar/>
    </w:tblPr>
  </w:style>
  <w:style w:type="table" w:styleId="Table9">
    <w:basedOn w:val="TableNormal"/>
    <w:tblPr>
      <w:tblStyleRowBandSize w:val="1"/>
      <w:tblStyleColBandSize w:val="1"/>
      <w:tblCellMar/>
    </w:tblPr>
  </w:style>
  <w:style w:type="table" w:styleId="Table10">
    <w:basedOn w:val="TableNormal"/>
    <w:tblPr>
      <w:tblStyleRowBandSize w:val="1"/>
      <w:tblStyleColBandSize w:val="1"/>
      <w:tblCellMar/>
    </w:tblPr>
  </w:style>
  <w:style w:type="table" w:styleId="Table11">
    <w:basedOn w:val="TableNormal"/>
    <w:tblPr>
      <w:tblStyleRowBandSize w:val="1"/>
      <w:tblStyleColBandSize w:val="1"/>
      <w:tblCellMar/>
    </w:tblPr>
  </w:style>
  <w:style w:type="table" w:styleId="Table12">
    <w:basedOn w:val="TableNormal"/>
    <w:tblPr>
      <w:tblStyleRowBandSize w:val="1"/>
      <w:tblStyleColBandSize w:val="1"/>
      <w:tblCellMar/>
    </w:tblPr>
  </w:style>
  <w:style w:type="table" w:styleId="Table13">
    <w:basedOn w:val="TableNormal"/>
    <w:tblPr>
      <w:tblStyleRowBandSize w:val="1"/>
      <w:tblStyleColBandSize w:val="1"/>
      <w:tblCellMar/>
    </w:tblPr>
  </w:style>
  <w:style w:type="table" w:styleId="Table14">
    <w:basedOn w:val="TableNormal"/>
    <w:tblPr>
      <w:tblStyleRowBandSize w:val="1"/>
      <w:tblStyleColBandSize w:val="1"/>
      <w:tblCellMar/>
    </w:tblPr>
  </w:style>
  <w:style w:type="table" w:styleId="Table15">
    <w:basedOn w:val="TableNormal"/>
    <w:tblPr>
      <w:tblStyleRowBandSize w:val="1"/>
      <w:tblStyleColBandSize w:val="1"/>
      <w:tblCellMar/>
    </w:tblPr>
  </w:style>
  <w:style w:type="table" w:styleId="Table16">
    <w:basedOn w:val="TableNormal"/>
    <w:tblPr>
      <w:tblStyleRowBandSize w:val="1"/>
      <w:tblStyleColBandSize w:val="1"/>
      <w:tblCellMar/>
    </w:tblPr>
  </w:style>
  <w:style w:type="table" w:styleId="Table17">
    <w:basedOn w:val="TableNormal"/>
    <w:tblPr>
      <w:tblStyleRowBandSize w:val="1"/>
      <w:tblStyleColBandSize w:val="1"/>
      <w:tblCellMar/>
    </w:tblPr>
  </w:style>
  <w:style w:type="table" w:styleId="Table18">
    <w:basedOn w:val="TableNormal"/>
    <w:tblPr>
      <w:tblStyleRowBandSize w:val="1"/>
      <w:tblStyleColBandSize w:val="1"/>
      <w:tblCellMar/>
    </w:tblPr>
  </w:style>
  <w:style w:type="table" w:styleId="Table19">
    <w:basedOn w:val="TableNormal"/>
    <w:tblPr>
      <w:tblStyleRowBandSize w:val="1"/>
      <w:tblStyleColBandSize w:val="1"/>
      <w:tblCellMar/>
    </w:tblPr>
  </w:style>
  <w:style w:type="table" w:styleId="Table20">
    <w:basedOn w:val="TableNormal"/>
    <w:tblPr>
      <w:tblStyleRowBandSize w:val="1"/>
      <w:tblStyleColBandSize w:val="1"/>
      <w:tblCellMar/>
    </w:tblPr>
  </w:style>
  <w:style w:type="table" w:styleId="Table21">
    <w:basedOn w:val="TableNormal"/>
    <w:tblPr>
      <w:tblStyleRowBandSize w:val="1"/>
      <w:tblStyleColBandSize w:val="1"/>
      <w:tblCellMar/>
    </w:tblPr>
  </w:style>
  <w:style w:type="table" w:styleId="Table22">
    <w:basedOn w:val="TableNormal"/>
    <w:tblPr>
      <w:tblStyleRowBandSize w:val="1"/>
      <w:tblStyleColBandSize w:val="1"/>
      <w:tblCellMar/>
    </w:tblPr>
  </w:style>
  <w:style w:type="table" w:styleId="Table23">
    <w:basedOn w:val="TableNormal"/>
    <w:tblPr>
      <w:tblStyleRowBandSize w:val="1"/>
      <w:tblStyleColBandSize w:val="1"/>
      <w:tblCellMar/>
    </w:tblPr>
  </w:style>
  <w:style w:type="table" w:styleId="Table24">
    <w:basedOn w:val="TableNormal"/>
    <w:tblPr>
      <w:tblStyleRowBandSize w:val="1"/>
      <w:tblStyleColBandSize w:val="1"/>
      <w:tblCellMar/>
    </w:tblPr>
  </w:style>
  <w:style w:type="table" w:styleId="Table25">
    <w:basedOn w:val="TableNormal"/>
    <w:tblPr>
      <w:tblStyleRowBandSize w:val="1"/>
      <w:tblStyleColBandSize w:val="1"/>
      <w:tblCellMar/>
    </w:tblPr>
  </w:style>
  <w:style w:type="table" w:styleId="Table26">
    <w:basedOn w:val="TableNormal"/>
    <w:tblPr>
      <w:tblStyleRowBandSize w:val="1"/>
      <w:tblStyleColBandSize w:val="1"/>
      <w:tblCellMar/>
    </w:tblPr>
  </w:style>
  <w:style w:type="table" w:styleId="Table27">
    <w:basedOn w:val="TableNormal"/>
    <w:tblPr>
      <w:tblStyleRowBandSize w:val="1"/>
      <w:tblStyleColBandSize w:val="1"/>
      <w:tblCellMar/>
    </w:tblPr>
  </w:style>
  <w:style w:type="table" w:styleId="Table28">
    <w:basedOn w:val="TableNormal"/>
    <w:tblPr>
      <w:tblStyleRowBandSize w:val="1"/>
      <w:tblStyleColBandSize w:val="1"/>
      <w:tblCellMar/>
    </w:tblPr>
  </w:style>
  <w:style w:type="table" w:styleId="Table29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5.xml"/><Relationship Id="rId10" Type="http://schemas.openxmlformats.org/officeDocument/2006/relationships/header" Target="header4.xml"/><Relationship Id="rId13" Type="http://schemas.openxmlformats.org/officeDocument/2006/relationships/header" Target="header7.xml"/><Relationship Id="rId12" Type="http://schemas.openxmlformats.org/officeDocument/2006/relationships/header" Target="header6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3.xml"/><Relationship Id="rId15" Type="http://schemas.openxmlformats.org/officeDocument/2006/relationships/header" Target="header9.xml"/><Relationship Id="rId14" Type="http://schemas.openxmlformats.org/officeDocument/2006/relationships/header" Target="header8.xml"/><Relationship Id="rId17" Type="http://schemas.openxmlformats.org/officeDocument/2006/relationships/header" Target="header11.xml"/><Relationship Id="rId16" Type="http://schemas.openxmlformats.org/officeDocument/2006/relationships/header" Target="header10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NovaMono-regular.ttf"/><Relationship Id="rId9" Type="http://schemas.openxmlformats.org/officeDocument/2006/relationships/font" Target="fonts/Jomhuria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